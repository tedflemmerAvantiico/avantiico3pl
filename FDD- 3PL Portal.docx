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C761E" w:rsidR="001C761E" w:rsidP="001C761E" w:rsidRDefault="001C761E" w14:paraId="1BC28FB4" w14:textId="77777777">
      <w:pPr>
        <w:pStyle w:val="Title"/>
        <w:jc w:val="center"/>
        <w:rPr>
          <w:color w:val="1F3864" w:themeColor="accent1" w:themeShade="80"/>
          <w:sz w:val="44"/>
          <w:szCs w:val="44"/>
        </w:rPr>
      </w:pPr>
      <w:r w:rsidRPr="001C761E">
        <w:rPr>
          <w:color w:val="1F3864" w:themeColor="accent1" w:themeShade="80"/>
          <w:sz w:val="44"/>
          <w:szCs w:val="44"/>
        </w:rPr>
        <w:t>Functional Design Document</w:t>
      </w:r>
    </w:p>
    <w:p w:rsidRPr="001C761E" w:rsidR="009E7A5E" w:rsidP="001C761E" w:rsidRDefault="001C761E" w14:paraId="7132B49A" w14:textId="120FB406">
      <w:pPr>
        <w:pStyle w:val="Title"/>
        <w:jc w:val="center"/>
        <w:rPr>
          <w:color w:val="1F3864" w:themeColor="accent1" w:themeShade="80"/>
          <w:sz w:val="44"/>
          <w:szCs w:val="44"/>
        </w:rPr>
      </w:pPr>
      <w:r w:rsidRPr="001C761E">
        <w:rPr>
          <w:color w:val="1F3864" w:themeColor="accent1" w:themeShade="80"/>
          <w:sz w:val="44"/>
          <w:szCs w:val="44"/>
        </w:rPr>
        <w:t xml:space="preserve"> 3PL Portal [Internal IP]</w:t>
      </w:r>
    </w:p>
    <w:p w:rsidR="009E7A5E" w:rsidP="001C761E" w:rsidRDefault="7E942CF2" w14:paraId="721AA2D1" w14:textId="0DCD88C2">
      <w:pPr>
        <w:pStyle w:val="Heading1"/>
        <w:rPr>
          <w:rFonts w:eastAsia="Calibri Light"/>
        </w:rPr>
      </w:pPr>
      <w:r w:rsidRPr="380891C9">
        <w:rPr>
          <w:rFonts w:eastAsia="Calibri Light"/>
        </w:rPr>
        <w:t>Introduction</w:t>
      </w:r>
    </w:p>
    <w:p w:rsidRPr="00867C0B" w:rsidR="009E7A5E" w:rsidP="380891C9" w:rsidRDefault="00867C0B" w14:paraId="6D924DFC" w14:textId="0B42D6E7">
      <w:r>
        <w:t>The purpose of this Functional Design Document (FDD) is to provide an overview of</w:t>
      </w:r>
      <w:r w:rsidR="484EC29C">
        <w:t xml:space="preserve"> the following components relevant to the 3PL Customer Portal:</w:t>
      </w:r>
    </w:p>
    <w:p w:rsidRPr="00867C0B" w:rsidR="009E7A5E" w:rsidP="73F049FF" w:rsidRDefault="484EC29C" w14:paraId="6B41FE42" w14:textId="782F8628">
      <w:pPr>
        <w:pStyle w:val="ListParagraph"/>
        <w:numPr>
          <w:ilvl w:val="0"/>
          <w:numId w:val="1"/>
        </w:numPr>
      </w:pPr>
      <w:r>
        <w:t xml:space="preserve">The </w:t>
      </w:r>
      <w:r w:rsidR="00867C0B">
        <w:t>functions of the 3PL Customer Portal</w:t>
      </w:r>
    </w:p>
    <w:p w:rsidRPr="00867C0B" w:rsidR="009E7A5E" w:rsidP="73F049FF" w:rsidRDefault="5DCAF43C" w14:paraId="6ABB290E" w14:textId="40447E4B">
      <w:pPr>
        <w:pStyle w:val="ListParagraph"/>
        <w:numPr>
          <w:ilvl w:val="0"/>
          <w:numId w:val="1"/>
        </w:numPr>
      </w:pPr>
      <w:r>
        <w:t xml:space="preserve">The </w:t>
      </w:r>
      <w:r w:rsidR="722F86FD">
        <w:t>data tables exposed in the 3PL Customer Portal</w:t>
      </w:r>
    </w:p>
    <w:p w:rsidRPr="00867C0B" w:rsidR="009E7A5E" w:rsidP="73F049FF" w:rsidRDefault="584A293F" w14:paraId="386C49B9" w14:textId="18BA4706">
      <w:pPr>
        <w:pStyle w:val="ListParagraph"/>
        <w:numPr>
          <w:ilvl w:val="0"/>
          <w:numId w:val="1"/>
        </w:numPr>
      </w:pPr>
      <w:r>
        <w:t xml:space="preserve">The </w:t>
      </w:r>
      <w:r w:rsidR="722F86FD">
        <w:t xml:space="preserve">security </w:t>
      </w:r>
      <w:r w:rsidR="4CAECBE4">
        <w:t>strategy, security roles and web roles to support the 3PL Customer Portal</w:t>
      </w:r>
    </w:p>
    <w:p w:rsidR="4CAECBE4" w:rsidP="73F049FF" w:rsidRDefault="4CAECBE4" w14:paraId="2C97DF81" w14:textId="6A0FBDA8" w14:noSpellErr="1">
      <w:pPr>
        <w:pStyle w:val="ListParagraph"/>
        <w:numPr>
          <w:ilvl w:val="0"/>
          <w:numId w:val="1"/>
        </w:numPr>
        <w:rPr/>
      </w:pPr>
      <w:r w:rsidR="4CAECBE4">
        <w:rPr/>
        <w:t>The user journeys relevant to the 3PL Customer Portal</w:t>
      </w:r>
    </w:p>
    <w:p w:rsidR="3E27CF45" w:rsidP="0504F1B1" w:rsidRDefault="3E27CF45" w14:paraId="3F19709A" w14:textId="5838B138">
      <w:pPr>
        <w:pStyle w:val="ListParagraph"/>
        <w:numPr>
          <w:ilvl w:val="0"/>
          <w:numId w:val="1"/>
        </w:numPr>
        <w:rPr/>
      </w:pPr>
      <w:r w:rsidR="3E27CF45">
        <w:rPr/>
        <w:t>The automation that is needed to handle certain functions in the 3PL Customer Portal</w:t>
      </w:r>
    </w:p>
    <w:p w:rsidR="009E7A5E" w:rsidP="00867C0B" w:rsidRDefault="00867C0B" w14:paraId="583206AB" w14:textId="61321A7D">
      <w:pPr>
        <w:pStyle w:val="Heading1"/>
        <w:rPr>
          <w:rFonts w:ascii="Calibri Light" w:hAnsi="Calibri Light" w:eastAsia="Calibri Light" w:cs="Calibri Light"/>
        </w:rPr>
      </w:pPr>
      <w:r>
        <w:rPr>
          <w:rFonts w:eastAsia="Calibri"/>
        </w:rPr>
        <w:t>Function</w:t>
      </w:r>
    </w:p>
    <w:p w:rsidRPr="00867C0B" w:rsidR="009E7A5E" w:rsidP="00867C0B" w:rsidRDefault="7E942CF2" w14:paraId="69FC7FC7" w14:textId="624E6D4F">
      <w:pPr>
        <w:pStyle w:val="Heading2"/>
      </w:pPr>
      <w:r w:rsidRPr="00867C0B">
        <w:t>Project details</w:t>
      </w:r>
    </w:p>
    <w:p w:rsidR="00867C0B" w:rsidP="00867C0B" w:rsidRDefault="00867C0B" w14:paraId="568C5C98" w14:textId="7F2EDF23">
      <w:pPr>
        <w:rPr>
          <w:rFonts w:eastAsia="Calibri"/>
        </w:rPr>
      </w:pPr>
      <w:r>
        <w:rPr>
          <w:rFonts w:eastAsia="Calibri"/>
        </w:rPr>
        <w:t xml:space="preserve">The high-level objective of the 3PL Customer Portal is to expose Dynamics 365 Finance &amp; Operations data inside of a customer-facing website that only authenticated users can access. </w:t>
      </w:r>
    </w:p>
    <w:p w:rsidR="009E7A5E" w:rsidP="00AB61EB" w:rsidRDefault="00867C0B" w14:paraId="12D423BC" w14:textId="763179B6">
      <w:pPr>
        <w:pStyle w:val="ListParagraph"/>
        <w:numPr>
          <w:ilvl w:val="0"/>
          <w:numId w:val="6"/>
        </w:numPr>
        <w:rPr>
          <w:rFonts w:eastAsia="Calibri"/>
        </w:rPr>
      </w:pPr>
      <w:r>
        <w:rPr>
          <w:rFonts w:eastAsia="Calibri"/>
        </w:rPr>
        <w:t>Goal</w:t>
      </w:r>
    </w:p>
    <w:p w:rsidRPr="00867C0B" w:rsidR="00867C0B" w:rsidP="00AB61EB" w:rsidRDefault="00867C0B" w14:paraId="6317213E" w14:textId="2DF2A3E0">
      <w:pPr>
        <w:pStyle w:val="ListParagraph"/>
        <w:numPr>
          <w:ilvl w:val="0"/>
          <w:numId w:val="6"/>
        </w:numPr>
        <w:rPr>
          <w:rFonts w:eastAsia="Calibri"/>
        </w:rPr>
      </w:pPr>
      <w:r>
        <w:rPr>
          <w:rFonts w:eastAsia="Calibri"/>
        </w:rPr>
        <w:t>High-level benefits</w:t>
      </w:r>
    </w:p>
    <w:p w:rsidRPr="00867C0B" w:rsidR="009E7A5E" w:rsidP="00867C0B" w:rsidRDefault="7E942CF2" w14:paraId="31E36752" w14:textId="07E21829">
      <w:pPr>
        <w:pStyle w:val="Heading2"/>
      </w:pPr>
      <w:r w:rsidRPr="00867C0B">
        <w:t>Target audience</w:t>
      </w:r>
    </w:p>
    <w:p w:rsidR="009E7A5E" w:rsidP="00867C0B" w:rsidRDefault="7E942CF2" w14:paraId="40197B83" w14:textId="2D1C4C77">
      <w:pPr>
        <w:rPr>
          <w:rFonts w:eastAsia="Calibri"/>
        </w:rPr>
      </w:pPr>
      <w:r w:rsidRPr="380891C9">
        <w:rPr>
          <w:rFonts w:eastAsia="Calibri"/>
        </w:rPr>
        <w:t xml:space="preserve">This information is required to inform team members about the audience for this document. We can provide a list of all the roles that come under our target audience category, </w:t>
      </w:r>
      <w:proofErr w:type="gramStart"/>
      <w:r w:rsidRPr="380891C9">
        <w:rPr>
          <w:rFonts w:eastAsia="Calibri"/>
        </w:rPr>
        <w:t>similar to</w:t>
      </w:r>
      <w:proofErr w:type="gramEnd"/>
      <w:r w:rsidRPr="380891C9">
        <w:rPr>
          <w:rFonts w:eastAsia="Calibri"/>
        </w:rPr>
        <w:t xml:space="preserve"> the following:</w:t>
      </w:r>
    </w:p>
    <w:p w:rsidRPr="00867C0B" w:rsidR="009E7A5E" w:rsidP="00867C0B" w:rsidRDefault="7E942CF2" w14:paraId="1D0DB584" w14:textId="61F10396">
      <w:pPr>
        <w:pStyle w:val="ListParagraph"/>
        <w:numPr>
          <w:ilvl w:val="0"/>
          <w:numId w:val="5"/>
        </w:numPr>
        <w:rPr>
          <w:rFonts w:eastAsiaTheme="minorEastAsia"/>
        </w:rPr>
      </w:pPr>
      <w:r w:rsidRPr="380891C9">
        <w:rPr>
          <w:rFonts w:eastAsia="Calibri"/>
        </w:rPr>
        <w:t>Project managers</w:t>
      </w:r>
    </w:p>
    <w:p w:rsidRPr="00867C0B" w:rsidR="009E7A5E" w:rsidP="00867C0B" w:rsidRDefault="7E942CF2" w14:paraId="72E8EC5D" w14:textId="6F49C447">
      <w:pPr>
        <w:pStyle w:val="ListParagraph"/>
        <w:numPr>
          <w:ilvl w:val="0"/>
          <w:numId w:val="5"/>
        </w:numPr>
        <w:rPr>
          <w:rFonts w:eastAsiaTheme="minorEastAsia"/>
        </w:rPr>
      </w:pPr>
      <w:r w:rsidRPr="380891C9">
        <w:rPr>
          <w:rFonts w:eastAsia="Calibri"/>
        </w:rPr>
        <w:t>Business analysts</w:t>
      </w:r>
    </w:p>
    <w:p w:rsidRPr="00867C0B" w:rsidR="009E7A5E" w:rsidP="00867C0B" w:rsidRDefault="7E942CF2" w14:paraId="6ED0C1F2" w14:textId="6771F2D3">
      <w:pPr>
        <w:pStyle w:val="ListParagraph"/>
        <w:numPr>
          <w:ilvl w:val="0"/>
          <w:numId w:val="5"/>
        </w:numPr>
        <w:rPr>
          <w:rFonts w:eastAsiaTheme="minorEastAsia"/>
        </w:rPr>
      </w:pPr>
      <w:r w:rsidRPr="380891C9">
        <w:rPr>
          <w:rFonts w:eastAsia="Calibri"/>
        </w:rPr>
        <w:t>Consultants</w:t>
      </w:r>
    </w:p>
    <w:p w:rsidRPr="00867C0B" w:rsidR="009E7A5E" w:rsidP="00867C0B" w:rsidRDefault="7E942CF2" w14:paraId="38B5D795" w14:textId="08AA7702">
      <w:pPr>
        <w:pStyle w:val="ListParagraph"/>
        <w:numPr>
          <w:ilvl w:val="0"/>
          <w:numId w:val="5"/>
        </w:numPr>
        <w:rPr>
          <w:rFonts w:eastAsiaTheme="minorEastAsia"/>
        </w:rPr>
      </w:pPr>
      <w:r w:rsidRPr="380891C9">
        <w:rPr>
          <w:rFonts w:eastAsia="Calibri"/>
        </w:rPr>
        <w:t>Developers</w:t>
      </w:r>
    </w:p>
    <w:p w:rsidRPr="00867C0B" w:rsidR="009E7A5E" w:rsidP="00867C0B" w:rsidRDefault="7E942CF2" w14:paraId="118DDB13" w14:textId="43604459">
      <w:pPr>
        <w:pStyle w:val="ListParagraph"/>
        <w:numPr>
          <w:ilvl w:val="0"/>
          <w:numId w:val="5"/>
        </w:numPr>
        <w:rPr>
          <w:rFonts w:eastAsiaTheme="minorEastAsia"/>
        </w:rPr>
      </w:pPr>
      <w:r w:rsidRPr="380891C9">
        <w:rPr>
          <w:rFonts w:eastAsia="Calibri"/>
        </w:rPr>
        <w:t>Testers</w:t>
      </w:r>
    </w:p>
    <w:p w:rsidRPr="00867C0B" w:rsidR="009E7A5E" w:rsidP="00867C0B" w:rsidRDefault="7E942CF2" w14:paraId="37237D9D" w14:textId="129D66B3">
      <w:pPr>
        <w:pStyle w:val="ListParagraph"/>
        <w:numPr>
          <w:ilvl w:val="0"/>
          <w:numId w:val="5"/>
        </w:numPr>
        <w:rPr>
          <w:rFonts w:eastAsiaTheme="minorEastAsia"/>
        </w:rPr>
      </w:pPr>
      <w:r w:rsidRPr="380891C9">
        <w:rPr>
          <w:rFonts w:eastAsia="Calibri"/>
        </w:rPr>
        <w:t>Architects</w:t>
      </w:r>
    </w:p>
    <w:p w:rsidR="009E7A5E" w:rsidP="380891C9" w:rsidRDefault="009E7A5E" w14:paraId="1010C41F" w14:textId="30CFC4C3">
      <w:pPr>
        <w:rPr>
          <w:rFonts w:ascii="Calibri" w:hAnsi="Calibri" w:eastAsia="Calibri" w:cs="Calibri"/>
        </w:rPr>
      </w:pPr>
    </w:p>
    <w:p w:rsidRPr="00867C0B" w:rsidR="009E7A5E" w:rsidP="00867C0B" w:rsidRDefault="7E942CF2" w14:paraId="315A8BBC" w14:textId="16D8A069">
      <w:pPr>
        <w:pStyle w:val="Heading2"/>
      </w:pPr>
      <w:r w:rsidRPr="00867C0B">
        <w:t>Terminology</w:t>
      </w:r>
    </w:p>
    <w:p w:rsidR="009E7A5E" w:rsidP="00867C0B" w:rsidRDefault="00867C0B" w14:paraId="5CEB6378" w14:textId="376D9086">
      <w:r>
        <w:rPr>
          <w:rFonts w:eastAsia="Calibri"/>
        </w:rPr>
        <w:t xml:space="preserve">This section includes any special words or abbreviations used in the document. </w:t>
      </w:r>
    </w:p>
    <w:tbl>
      <w:tblPr>
        <w:tblW w:w="9360" w:type="dxa"/>
        <w:tblLayout w:type="fixed"/>
        <w:tblLook w:val="04A0" w:firstRow="1" w:lastRow="0" w:firstColumn="1" w:lastColumn="0" w:noHBand="0" w:noVBand="1"/>
        <w:tblPrChange w:author="Shoeb Memon (SHM)" w:date="2023-03-31T22:35:35.389Z">
          <w:tblPr>
            <w:tblW w:w="9360" w:type="dxa"/>
            <w:tblLook w:val="04A0" w:firstRow="1" w:lastRow="0" w:firstColumn="1" w:lastColumn="0" w:noHBand="0" w:noVBand="1"/>
          </w:tblPr>
        </w:tblPrChange>
      </w:tblPr>
      <w:tblGrid>
        <w:gridCol w:w="1792"/>
        <w:gridCol w:w="7568"/>
      </w:tblGrid>
      <w:tr w:rsidR="00867C0B" w:rsidTr="67F75D5F" w14:paraId="2BAC176D" w14:textId="77777777">
        <w:trPr>
          <w:trHeight w:val="300"/>
        </w:trPr>
        <w:tc>
          <w:tcPr>
            <w:tcW w:w="1792" w:type="dxa"/>
            <w:tcBorders>
              <w:top w:val="single" w:color="3C3C3B" w:sz="6" w:space="0"/>
              <w:left w:val="single" w:color="3C3C3B" w:sz="6" w:space="0"/>
              <w:bottom w:val="single" w:color="3C3C3B" w:sz="6" w:space="0"/>
              <w:right w:val="single" w:color="3C3C3B" w:sz="6" w:space="0"/>
            </w:tcBorders>
            <w:tcMar/>
            <w:vAlign w:val="center"/>
          </w:tcPr>
          <w:p w:rsidRPr="00867C0B" w:rsidR="00867C0B" w:rsidP="002C0B40" w:rsidRDefault="00867C0B" w14:paraId="2E320EFC" w14:textId="1C48C9F6">
            <w:pPr>
              <w:rPr>
                <w:rFonts w:ascii="Poppins" w:hAnsi="Poppins" w:eastAsia="Calibri" w:cs="Poppins"/>
              </w:rPr>
            </w:pPr>
            <w:r>
              <w:rPr>
                <w:rFonts w:ascii="Poppins" w:hAnsi="Poppins" w:cs="Poppins"/>
              </w:rPr>
              <w:t>Terminology</w:t>
            </w:r>
          </w:p>
        </w:tc>
        <w:tc>
          <w:tcPr>
            <w:tcW w:w="7568" w:type="dxa"/>
            <w:tcBorders>
              <w:top w:val="single" w:color="3C3C3B" w:sz="6" w:space="0"/>
              <w:left w:val="single" w:color="3C3C3B" w:sz="6" w:space="0"/>
              <w:bottom w:val="single" w:color="3C3C3B" w:sz="6" w:space="0"/>
              <w:right w:val="single" w:color="3C3C3B" w:sz="6" w:space="0"/>
            </w:tcBorders>
            <w:tcMar/>
            <w:vAlign w:val="center"/>
          </w:tcPr>
          <w:p w:rsidRPr="00867C0B" w:rsidR="00867C0B" w:rsidP="002C0B40" w:rsidRDefault="00867C0B" w14:paraId="5175B4F6" w14:textId="324CA09D">
            <w:pPr>
              <w:rPr>
                <w:rFonts w:ascii="Poppins" w:hAnsi="Poppins" w:eastAsia="Calibri" w:cs="Poppins"/>
              </w:rPr>
            </w:pPr>
            <w:r w:rsidRPr="00867C0B">
              <w:rPr>
                <w:rFonts w:ascii="Poppins" w:hAnsi="Poppins" w:eastAsia="Calibri" w:cs="Poppins"/>
              </w:rPr>
              <w:t>De</w:t>
            </w:r>
            <w:r>
              <w:rPr>
                <w:rFonts w:ascii="Poppins" w:hAnsi="Poppins" w:cs="Poppins"/>
              </w:rPr>
              <w:t>finition</w:t>
            </w:r>
          </w:p>
        </w:tc>
      </w:tr>
      <w:tr w:rsidR="00867C0B" w:rsidTr="67F75D5F" w14:paraId="5F0F8E57" w14:textId="77777777">
        <w:trPr>
          <w:trHeight w:val="300"/>
        </w:trPr>
        <w:tc>
          <w:tcPr>
            <w:tcW w:w="1792"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040B6880" w14:textId="7D1EACC4">
            <w:pPr>
              <w:rPr>
                <w:rFonts w:eastAsia="Calibri"/>
              </w:rPr>
            </w:pPr>
            <w:r>
              <w:t>Dual-Write</w:t>
            </w:r>
          </w:p>
        </w:tc>
        <w:tc>
          <w:tcPr>
            <w:tcW w:w="7568"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44B496F2" w14:textId="4FC60E00">
            <w:pPr>
              <w:rPr>
                <w:rFonts w:eastAsia="Calibri"/>
              </w:rPr>
            </w:pPr>
            <w:r>
              <w:t xml:space="preserve">Dual-write is the out-of-box infrastructure </w:t>
            </w:r>
            <w:proofErr w:type="spellStart"/>
            <w:r>
              <w:t>usd</w:t>
            </w:r>
            <w:proofErr w:type="spellEnd"/>
            <w:r>
              <w:t xml:space="preserve"> to provide near-real-time interaction between Power Platform (Dataverse) and Finance &amp; Operations applications. Dual-Write provides a tightly coupled, bidirectional integration between Finance and Operations Apps and Dataverse. </w:t>
            </w:r>
          </w:p>
        </w:tc>
      </w:tr>
      <w:tr w:rsidR="00867C0B" w:rsidTr="67F75D5F" w14:paraId="00E0FA3A" w14:textId="77777777">
        <w:trPr>
          <w:trHeight w:val="540"/>
        </w:trPr>
        <w:tc>
          <w:tcPr>
            <w:tcW w:w="1792"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D37EA6" w14:paraId="72D483EF" w14:textId="740C536A">
            <w:pPr>
              <w:rPr>
                <w:rFonts w:eastAsia="Calibri"/>
              </w:rPr>
            </w:pPr>
            <w:r>
              <w:rPr>
                <w:rFonts w:eastAsia="Calibri"/>
              </w:rPr>
              <w:lastRenderedPageBreak/>
              <w:t>Web Role</w:t>
            </w:r>
          </w:p>
        </w:tc>
        <w:tc>
          <w:tcPr>
            <w:tcW w:w="7568" w:type="dxa"/>
            <w:tcBorders>
              <w:top w:val="single" w:color="3C3C3B" w:sz="6" w:space="0"/>
              <w:left w:val="single" w:color="3C3C3B" w:sz="6" w:space="0"/>
              <w:bottom w:val="single" w:color="3C3C3B" w:sz="6" w:space="0"/>
              <w:right w:val="single" w:color="3C3C3B" w:sz="6" w:space="0"/>
            </w:tcBorders>
            <w:tcMar/>
            <w:vAlign w:val="center"/>
          </w:tcPr>
          <w:p w:rsidR="00867C0B" w:rsidP="67F75D5F" w:rsidRDefault="00C6435F" w14:paraId="278DB211" w14:textId="17208B95">
            <w:pPr>
              <w:rPr>
                <w:ins w:author="Theodore Flemmer (TFL)" w:date="2023-05-12T17:52:25.496Z" w:id="1150619184"/>
                <w:rFonts w:eastAsia="Calibri"/>
              </w:rPr>
            </w:pPr>
            <w:r w:rsidRPr="67F75D5F" w:rsidR="205175B9">
              <w:rPr>
                <w:rFonts w:eastAsia="Calibri"/>
              </w:rPr>
              <w:t xml:space="preserve">A web role allows an external user to the organization to perform any special actions or access any protected content on the portal. </w:t>
            </w:r>
          </w:p>
          <w:p w:rsidR="00867C0B" w:rsidP="67F75D5F" w:rsidRDefault="00C6435F" w14:paraId="744BCAB5" w14:textId="526BF98D">
            <w:pPr>
              <w:pStyle w:val="Normal"/>
              <w:rPr>
                <w:ins w:author="Theodore Flemmer (TFL)" w:date="2023-05-12T17:52:26.078Z" w:id="307988801"/>
                <w:rFonts w:eastAsia="Calibri"/>
              </w:rPr>
            </w:pPr>
          </w:p>
          <w:p w:rsidR="00867C0B" w:rsidP="67F75D5F" w:rsidRDefault="00C6435F" w14:paraId="5DD649FB" w14:textId="4E13DE3F">
            <w:pPr>
              <w:pStyle w:val="Normal"/>
              <w:rPr>
                <w:rFonts w:eastAsia="Calibri"/>
              </w:rPr>
            </w:pPr>
            <w:ins w:author="Theodore Flemmer (TFL)" w:date="2023-05-12T17:52:57.626Z" w:id="1967875238">
              <w:r w:rsidRPr="67F75D5F" w:rsidR="36DFCBBD">
                <w:rPr>
                  <w:rFonts w:eastAsia="Calibri"/>
                </w:rPr>
                <w:t xml:space="preserve">Web roles will also be used to differentiate the invoice </w:t>
              </w:r>
            </w:ins>
            <w:ins w:author="Theodore Flemmer (TFL)" w:date="2023-05-12T17:53:31.825Z" w:id="294312617">
              <w:r w:rsidRPr="67F75D5F" w:rsidR="36DFCBBD">
                <w:rPr>
                  <w:rFonts w:eastAsia="Calibri"/>
                </w:rPr>
                <w:t>visibility that will be provided in the portal.</w:t>
              </w:r>
            </w:ins>
            <w:commentRangeStart w:id="1113279711"/>
            <w:commentRangeEnd w:id="1113279711"/>
            <w:r>
              <w:rPr>
                <w:rStyle w:val="CommentReference"/>
              </w:rPr>
              <w:commentReference w:id="1113279711"/>
            </w:r>
          </w:p>
        </w:tc>
      </w:tr>
      <w:tr w:rsidR="00867C0B" w:rsidTr="67F75D5F" w14:paraId="51415E50" w14:textId="77777777">
        <w:trPr>
          <w:trHeight w:val="540"/>
        </w:trPr>
        <w:tc>
          <w:tcPr>
            <w:tcW w:w="1792"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D37EA6" w14:paraId="51EC46F4" w14:textId="41F73725">
            <w:pPr>
              <w:rPr>
                <w:rFonts w:eastAsia="Calibri"/>
              </w:rPr>
            </w:pPr>
            <w:r>
              <w:rPr>
                <w:rFonts w:eastAsia="Calibri"/>
              </w:rPr>
              <w:t>Table Permissions</w:t>
            </w:r>
          </w:p>
        </w:tc>
        <w:tc>
          <w:tcPr>
            <w:tcW w:w="7568"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D37EA6" w14:paraId="706AEE35" w14:textId="54281F71">
            <w:pPr>
              <w:rPr>
                <w:rFonts w:eastAsia="Calibri"/>
              </w:rPr>
            </w:pPr>
            <w:r>
              <w:rPr>
                <w:rFonts w:eastAsia="Calibri"/>
              </w:rPr>
              <w:t xml:space="preserve">Table permissions are added to web roles to defines roles in the organization that correspond logically to the privileges and concepts of record ownership and access. A given contact can belong to any number of roles. </w:t>
            </w:r>
          </w:p>
        </w:tc>
      </w:tr>
      <w:tr w:rsidR="00867C0B" w:rsidTr="67F75D5F" w14:paraId="229EDA0A" w14:textId="77777777">
        <w:trPr>
          <w:trHeight w:val="540"/>
        </w:trPr>
        <w:tc>
          <w:tcPr>
            <w:tcW w:w="1792"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53CC1507" w14:textId="5A503B4E">
            <w:pPr>
              <w:rPr>
                <w:rFonts w:eastAsia="Calibri"/>
              </w:rPr>
            </w:pPr>
            <w:ins w:author="Shoeb Memon (SHM)" w:date="2023-03-31T22:28:38.121Z" w:id="898367859">
              <w:r w:rsidRPr="6379542B" w:rsidR="7DD65C6D">
                <w:rPr>
                  <w:rFonts w:eastAsia="Calibri"/>
                </w:rPr>
                <w:t>Basic Forms</w:t>
              </w:r>
            </w:ins>
          </w:p>
        </w:tc>
        <w:tc>
          <w:tcPr>
            <w:tcW w:w="7568"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574F91F2" w14:textId="0B272CBC">
            <w:pPr>
              <w:rPr>
                <w:rFonts w:eastAsia="Calibri"/>
              </w:rPr>
            </w:pPr>
            <w:ins w:author="Shoeb Memon (SHM)" w:date="2023-03-31T22:38:32.995Z" w:id="1281307540">
              <w:r w:rsidRPr="6379542B" w:rsidR="19BC5917">
                <w:rPr>
                  <w:rFonts w:eastAsia="Calibri"/>
                </w:rPr>
                <w:t xml:space="preserve">Basic Forms are used to generate a layout, capture the data, </w:t>
              </w:r>
              <w:r w:rsidRPr="6379542B" w:rsidR="19BC5917">
                <w:rPr>
                  <w:rFonts w:eastAsia="Calibri"/>
                </w:rPr>
                <w:t>provide</w:t>
              </w:r>
              <w:r w:rsidRPr="6379542B" w:rsidR="19BC5917">
                <w:rPr>
                  <w:rFonts w:eastAsia="Calibri"/>
                </w:rPr>
                <w:t xml:space="preserve"> read-only access or full editing capabilities for a Dataverse table row</w:t>
              </w:r>
            </w:ins>
          </w:p>
        </w:tc>
      </w:tr>
      <w:tr w:rsidR="00867C0B" w:rsidTr="67F75D5F" w14:paraId="5B90E2BC" w14:textId="77777777">
        <w:trPr>
          <w:trHeight w:val="525"/>
        </w:trPr>
        <w:tc>
          <w:tcPr>
            <w:tcW w:w="1792"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431F8567" w14:textId="2D4FE290">
            <w:pPr>
              <w:rPr>
                <w:rFonts w:eastAsia="Calibri"/>
              </w:rPr>
            </w:pPr>
            <w:ins w:author="Shoeb Memon (SHM)" w:date="2023-03-31T22:28:53.854Z" w:id="751763839">
              <w:r w:rsidRPr="6379542B" w:rsidR="7DD65C6D">
                <w:rPr>
                  <w:rFonts w:eastAsia="Calibri"/>
                </w:rPr>
                <w:t>Basic Form Metadata</w:t>
              </w:r>
            </w:ins>
          </w:p>
        </w:tc>
        <w:tc>
          <w:tcPr>
            <w:tcW w:w="7568" w:type="dxa"/>
            <w:tcBorders>
              <w:top w:val="single" w:color="3C3C3B" w:sz="6" w:space="0"/>
              <w:left w:val="single" w:color="3C3C3B" w:sz="6" w:space="0"/>
              <w:bottom w:val="single" w:color="3C3C3B" w:sz="6" w:space="0"/>
              <w:right w:val="single" w:color="3C3C3B" w:sz="6" w:space="0"/>
            </w:tcBorders>
            <w:tcMar/>
            <w:vAlign w:val="center"/>
          </w:tcPr>
          <w:p w:rsidR="00867C0B" w:rsidP="002C0B40" w:rsidRDefault="00867C0B" w14:paraId="2B4D9D1B" w14:textId="1E3D4A1E">
            <w:pPr>
              <w:rPr>
                <w:rFonts w:eastAsia="Calibri"/>
              </w:rPr>
            </w:pPr>
            <w:ins w:author="Shoeb Memon (SHM)" w:date="2023-03-31T22:39:46.698Z" w:id="143513106">
              <w:r w:rsidRPr="6379542B" w:rsidR="7A800C29">
                <w:rPr>
                  <w:rFonts w:eastAsia="Calibri"/>
                </w:rPr>
                <w:t>The basic form Metadata contains extra behavior modification logic to augment or override the functionality of form fields that is otherwise not possible with native basic form editing capabilities</w:t>
              </w:r>
            </w:ins>
          </w:p>
        </w:tc>
      </w:tr>
      <w:tr w:rsidR="6379542B" w:rsidTr="67F75D5F" w14:paraId="09F46D7B">
        <w:trPr>
          <w:trHeight w:val="525"/>
          <w:trPrChange w:author="Shoeb Memon (SHM)" w:date="2023-03-31T22:35:35.388Z">
            <w:trPr>
              <w:trHeight w:val="525"/>
            </w:trPr>
          </w:trPrChange>
          <w:ins w:author="Shoeb Memon (SHM)" w:date="2023-03-31T22:28:57.083Z" w:id="1234359410"/>
        </w:trPr>
        <w:tc>
          <w:tcPr>
            <w:tcW w:w="1792" w:type="dxa"/>
            <w:tcBorders>
              <w:top w:val="single" w:color="3C3C3B" w:sz="6" w:space="0"/>
              <w:left w:val="single" w:color="3C3C3B" w:sz="6" w:space="0"/>
              <w:bottom w:val="single" w:color="3C3C3B" w:sz="6" w:space="0"/>
              <w:right w:val="single" w:color="3C3C3B" w:sz="6" w:space="0"/>
            </w:tcBorders>
            <w:tcMar/>
            <w:vAlign w:val="center"/>
            <w:tcPrChange w:author="Shoeb Memon (SHM)" w:date="2023-03-31T22:35:35.388Z">
              <w:tcPr>
                <w:tcW w:w="1792" w:type="dxa"/>
                <w:tcBorders>
                  <w:top w:val="single" w:color="3C3C3B" w:sz="6"/>
                  <w:left w:val="single" w:color="3C3C3B" w:sz="6"/>
                  <w:bottom w:val="single" w:color="3C3C3B" w:sz="6"/>
                  <w:right w:val="single" w:color="3C3C3B" w:sz="6"/>
                </w:tcBorders>
                <w:tcMar/>
                <w:vAlign w:val="center"/>
              </w:tcPr>
            </w:tcPrChange>
          </w:tcPr>
          <w:p w:rsidR="7DD65C6D" w:rsidP="6379542B" w:rsidRDefault="7DD65C6D" w14:paraId="324A46FB" w14:textId="4FA3EA74">
            <w:pPr>
              <w:pStyle w:val="Normal"/>
              <w:bidi w:val="0"/>
              <w:spacing w:before="0" w:beforeAutospacing="off" w:after="0" w:afterAutospacing="off" w:line="240" w:lineRule="auto"/>
              <w:ind w:left="0" w:right="0"/>
              <w:jc w:val="left"/>
              <w:rPr>
                <w:rFonts w:eastAsia="Calibri"/>
              </w:rPr>
              <w:pPrChange w:author="Shoeb Memon (SHM)" w:date="2023-03-31T22:35:48.083Z">
                <w:pPr>
                  <w:pStyle w:val="Normal"/>
                  <w:spacing w:before="0" w:beforeAutospacing="off"/>
                </w:pPr>
              </w:pPrChange>
            </w:pPr>
            <w:ins w:author="Shoeb Memon (SHM)" w:date="2023-03-31T22:28:59.861Z" w:id="1972665200">
              <w:r w:rsidRPr="6379542B" w:rsidR="7DD65C6D">
                <w:rPr>
                  <w:rFonts w:eastAsia="Calibri"/>
                </w:rPr>
                <w:t>Lis</w:t>
              </w:r>
            </w:ins>
            <w:ins w:author="Shoeb Memon (SHM)" w:date="2023-03-31T22:29:00.108Z" w:id="1097570157">
              <w:r w:rsidRPr="6379542B" w:rsidR="7DD65C6D">
                <w:rPr>
                  <w:rFonts w:eastAsia="Calibri"/>
                </w:rPr>
                <w:t>ts</w:t>
              </w:r>
            </w:ins>
          </w:p>
        </w:tc>
        <w:tc>
          <w:tcPr>
            <w:tcW w:w="7568" w:type="dxa"/>
            <w:tcBorders>
              <w:top w:val="single" w:color="3C3C3B" w:sz="6" w:space="0"/>
              <w:left w:val="single" w:color="3C3C3B" w:sz="6" w:space="0"/>
              <w:bottom w:val="single" w:color="3C3C3B" w:sz="6" w:space="0"/>
              <w:right w:val="single" w:color="3C3C3B" w:sz="6" w:space="0"/>
            </w:tcBorders>
            <w:tcMar/>
            <w:vAlign w:val="center"/>
            <w:tcPrChange w:author="Shoeb Memon (SHM)" w:date="2023-03-31T22:35:35.389Z">
              <w:tcPr>
                <w:tcW w:w="7568" w:type="dxa"/>
                <w:tcBorders>
                  <w:top w:val="single" w:color="3C3C3B" w:sz="6"/>
                  <w:left w:val="single" w:color="3C3C3B" w:sz="6"/>
                  <w:bottom w:val="single" w:color="3C3C3B" w:sz="6"/>
                  <w:right w:val="single" w:color="3C3C3B" w:sz="6"/>
                </w:tcBorders>
                <w:tcMar/>
                <w:vAlign w:val="center"/>
              </w:tcPr>
            </w:tcPrChange>
          </w:tcPr>
          <w:p w:rsidR="57337DD9" w:rsidP="6379542B" w:rsidRDefault="57337DD9" w14:paraId="3AB1C616" w14:textId="1EAD0D88">
            <w:pPr>
              <w:pStyle w:val="Normal"/>
              <w:bidi w:val="0"/>
              <w:spacing w:before="0" w:beforeAutospacing="off" w:after="0" w:afterAutospacing="off" w:line="240" w:lineRule="auto"/>
              <w:ind w:left="0" w:right="0"/>
              <w:jc w:val="left"/>
              <w:rPr>
                <w:rFonts w:eastAsia="Calibri"/>
              </w:rPr>
              <w:pPrChange w:author="Shoeb Memon (SHM)" w:date="2023-03-31T22:35:48.09Z">
                <w:pPr>
                  <w:pStyle w:val="Normal"/>
                  <w:spacing w:before="0" w:beforeAutospacing="off"/>
                </w:pPr>
              </w:pPrChange>
            </w:pPr>
            <w:ins w:author="Shoeb Memon (SHM)" w:date="2023-03-31T22:35:54.865Z" w:id="1042943800">
              <w:r w:rsidRPr="6379542B" w:rsidR="57337DD9">
                <w:rPr>
                  <w:rFonts w:eastAsia="Calibri"/>
                </w:rPr>
                <w:t xml:space="preserve">Lists define how a list of Dataverse rows is displayed on the site pages. </w:t>
              </w:r>
            </w:ins>
            <w:ins w:author="Shoeb Memon (SHM)" w:date="2023-03-31T23:57:39.421Z" w:id="1259564497">
              <w:r w:rsidRPr="6379542B" w:rsidR="05D56FFE">
                <w:rPr>
                  <w:rFonts w:eastAsia="Calibri"/>
                </w:rPr>
                <w:t>They are</w:t>
              </w:r>
            </w:ins>
            <w:ins w:author="Shoeb Memon (SHM)" w:date="2023-03-31T22:35:54.865Z" w:id="1133467080">
              <w:r w:rsidRPr="6379542B" w:rsidR="57337DD9">
                <w:rPr>
                  <w:rFonts w:eastAsia="Calibri"/>
                </w:rPr>
                <w:t xml:space="preserve"> defined by one or more table views and include functionality like pagination, filtering, and sorting</w:t>
              </w:r>
            </w:ins>
          </w:p>
        </w:tc>
      </w:tr>
      <w:tr w:rsidR="6379542B" w:rsidTr="67F75D5F" w14:paraId="25156A73">
        <w:trPr>
          <w:trHeight w:val="525"/>
          <w:trPrChange w:author="Shoeb Memon (SHM)" w:date="2023-03-31T22:35:35.389Z">
            <w:trPr>
              <w:trHeight w:val="525"/>
            </w:trPr>
          </w:trPrChange>
          <w:ins w:author="Shoeb Memon (SHM)" w:date="2023-03-31T22:29:25.948Z" w:id="876492170"/>
        </w:trPr>
        <w:tc>
          <w:tcPr>
            <w:tcW w:w="1792" w:type="dxa"/>
            <w:tcBorders>
              <w:top w:val="single" w:color="3C3C3B" w:sz="6" w:space="0"/>
              <w:left w:val="single" w:color="3C3C3B" w:sz="6" w:space="0"/>
              <w:bottom w:val="single" w:color="3C3C3B" w:sz="6" w:space="0"/>
              <w:right w:val="single" w:color="3C3C3B" w:sz="6" w:space="0"/>
            </w:tcBorders>
            <w:tcMar/>
            <w:vAlign w:val="center"/>
            <w:tcPrChange w:author="Shoeb Memon (SHM)" w:date="2023-03-31T22:38:45.676Z">
              <w:tcPr>
                <w:tcW w:w="1792" w:type="dxa"/>
                <w:tcBorders>
                  <w:top w:val="single" w:color="3C3C3B" w:sz="6"/>
                  <w:left w:val="single" w:color="3C3C3B" w:sz="6"/>
                  <w:bottom w:val="single" w:color="3C3C3B" w:sz="6"/>
                  <w:right w:val="single" w:color="3C3C3B" w:sz="6"/>
                </w:tcBorders>
                <w:tcMar/>
                <w:vAlign w:val="center"/>
              </w:tcPr>
            </w:tcPrChange>
          </w:tcPr>
          <w:p w:rsidR="7DD65C6D" w:rsidP="6379542B" w:rsidRDefault="7DD65C6D" w14:paraId="20E3041E" w14:textId="31557E16">
            <w:pPr>
              <w:pStyle w:val="Normal"/>
              <w:rPr>
                <w:rFonts w:eastAsia="Calibri"/>
              </w:rPr>
            </w:pPr>
            <w:ins w:author="Shoeb Memon (SHM)" w:date="2023-03-31T22:29:33.713Z" w:id="67042906">
              <w:r w:rsidRPr="6379542B" w:rsidR="7DD65C6D">
                <w:rPr>
                  <w:rFonts w:eastAsia="Calibri"/>
                </w:rPr>
                <w:t xml:space="preserve">Webpage Access </w:t>
              </w:r>
            </w:ins>
            <w:ins w:author="Shoeb Memon (SHM)" w:date="2023-03-31T22:30:30.338Z" w:id="921836266">
              <w:r w:rsidRPr="6379542B" w:rsidR="6FE82C1C">
                <w:rPr>
                  <w:rFonts w:eastAsia="Calibri"/>
                </w:rPr>
                <w:t>C</w:t>
              </w:r>
            </w:ins>
            <w:ins w:author="Shoeb Memon (SHM)" w:date="2023-03-31T22:29:33.713Z" w:id="1079567769">
              <w:r w:rsidRPr="6379542B" w:rsidR="7DD65C6D">
                <w:rPr>
                  <w:rFonts w:eastAsia="Calibri"/>
                </w:rPr>
                <w:t xml:space="preserve">ontrol </w:t>
              </w:r>
            </w:ins>
            <w:ins w:author="Shoeb Memon (SHM)" w:date="2023-03-31T22:30:32.59Z" w:id="1853627529">
              <w:r w:rsidRPr="6379542B" w:rsidR="02C6F55B">
                <w:rPr>
                  <w:rFonts w:eastAsia="Calibri"/>
                </w:rPr>
                <w:t>R</w:t>
              </w:r>
            </w:ins>
            <w:ins w:author="Shoeb Memon (SHM)" w:date="2023-03-31T22:29:33.713Z" w:id="1409971758">
              <w:r w:rsidRPr="6379542B" w:rsidR="7DD65C6D">
                <w:rPr>
                  <w:rFonts w:eastAsia="Calibri"/>
                </w:rPr>
                <w:t>ules</w:t>
              </w:r>
            </w:ins>
          </w:p>
        </w:tc>
        <w:tc>
          <w:tcPr>
            <w:tcW w:w="7568" w:type="dxa"/>
            <w:tcBorders>
              <w:top w:val="single" w:color="3C3C3B" w:sz="6" w:space="0"/>
              <w:left w:val="single" w:color="3C3C3B" w:sz="6" w:space="0"/>
              <w:bottom w:val="single" w:color="3C3C3B" w:sz="6" w:space="0"/>
              <w:right w:val="single" w:color="3C3C3B" w:sz="6" w:space="0"/>
            </w:tcBorders>
            <w:tcMar/>
            <w:vAlign w:val="center"/>
            <w:tcPrChange w:author="Shoeb Memon (SHM)" w:date="2023-03-31T22:38:45.677Z">
              <w:tcPr>
                <w:tcW w:w="7568" w:type="dxa"/>
                <w:tcBorders>
                  <w:top w:val="single" w:color="3C3C3B" w:sz="6"/>
                  <w:left w:val="single" w:color="3C3C3B" w:sz="6"/>
                  <w:bottom w:val="single" w:color="3C3C3B" w:sz="6"/>
                  <w:right w:val="single" w:color="3C3C3B" w:sz="6"/>
                </w:tcBorders>
                <w:tcMar/>
                <w:vAlign w:val="center"/>
              </w:tcPr>
            </w:tcPrChange>
          </w:tcPr>
          <w:p w:rsidR="433559FC" w:rsidP="6379542B" w:rsidRDefault="433559FC" w14:paraId="57959964" w14:textId="4836943F">
            <w:pPr>
              <w:pStyle w:val="Normal"/>
              <w:rPr>
                <w:rFonts w:eastAsia="Calibri"/>
              </w:rPr>
            </w:pPr>
            <w:ins w:author="Shoeb Memon (SHM)" w:date="2023-03-31T22:49:37.042Z" w:id="1329095675">
              <w:r w:rsidRPr="6379542B" w:rsidR="433559FC">
                <w:rPr>
                  <w:rFonts w:eastAsia="Calibri"/>
                </w:rPr>
                <w:t xml:space="preserve">Webpage Access Control Rules </w:t>
              </w:r>
              <w:r w:rsidRPr="6379542B" w:rsidR="433559FC">
                <w:rPr>
                  <w:rFonts w:eastAsia="Calibri"/>
                </w:rPr>
                <w:t>are used to grant or deny access to the individual pages on the website.</w:t>
              </w:r>
            </w:ins>
          </w:p>
        </w:tc>
      </w:tr>
    </w:tbl>
    <w:p w:rsidR="00867C0B" w:rsidP="00867C0B" w:rsidRDefault="00867C0B" w14:paraId="014E26C5" w14:textId="77777777">
      <w:pPr>
        <w:rPr>
          <w:rFonts w:eastAsia="Calibri"/>
        </w:rPr>
      </w:pPr>
    </w:p>
    <w:p w:rsidR="009E7A5E" w:rsidP="00867C0B" w:rsidRDefault="7E942CF2" w14:paraId="3FE26156" w14:textId="446F35CA">
      <w:pPr>
        <w:pStyle w:val="Heading2"/>
        <w:rPr>
          <w:rFonts w:eastAsia="Calibri"/>
        </w:rPr>
      </w:pPr>
      <w:r w:rsidRPr="380891C9">
        <w:rPr>
          <w:rFonts w:eastAsia="Calibri"/>
        </w:rPr>
        <w:t>Assumptions</w:t>
      </w:r>
    </w:p>
    <w:p w:rsidRPr="00867C0B" w:rsidR="009E7A5E" w:rsidP="380891C9" w:rsidRDefault="7E942CF2" w14:paraId="323FB631" w14:textId="20655CE0">
      <w:pPr>
        <w:rPr>
          <w:rFonts w:eastAsiaTheme="minorHAnsi" w:cstheme="minorBidi"/>
          <w:sz w:val="22"/>
          <w:szCs w:val="22"/>
        </w:rPr>
      </w:pPr>
      <w:r w:rsidRPr="380891C9">
        <w:rPr>
          <w:rFonts w:eastAsia="Calibri"/>
        </w:rPr>
        <w:t xml:space="preserve">This section includes any assumptions about </w:t>
      </w:r>
      <w:r w:rsidR="00867C0B">
        <w:rPr>
          <w:rFonts w:eastAsia="Calibri"/>
        </w:rPr>
        <w:t>the implementation of the 3PL Customer Portal</w:t>
      </w:r>
      <w:r w:rsidRPr="380891C9">
        <w:rPr>
          <w:rFonts w:eastAsia="Calibri"/>
        </w:rPr>
        <w:t xml:space="preserve">. </w:t>
      </w:r>
    </w:p>
    <w:p w:rsidR="009E7A5E" w:rsidP="380891C9" w:rsidRDefault="009E7A5E" w14:paraId="2933EBEF" w14:textId="78CF2B3B">
      <w:pPr>
        <w:rPr>
          <w:rFonts w:ascii="Calibri" w:hAnsi="Calibri" w:eastAsia="Calibri" w:cs="Calibri"/>
        </w:rPr>
      </w:pPr>
    </w:p>
    <w:tbl>
      <w:tblPr>
        <w:tblW w:w="9360" w:type="dxa"/>
        <w:tblLayout w:type="fixed"/>
        <w:tblLook w:val="04A0" w:firstRow="1" w:lastRow="0" w:firstColumn="1" w:lastColumn="0" w:noHBand="0" w:noVBand="1"/>
      </w:tblPr>
      <w:tblGrid>
        <w:gridCol w:w="1702"/>
        <w:gridCol w:w="7658"/>
      </w:tblGrid>
      <w:tr w:rsidR="380891C9" w:rsidTr="6379542B" w14:paraId="3255E21E" w14:textId="77777777">
        <w:trPr>
          <w:trHeight w:val="300"/>
        </w:trPr>
        <w:tc>
          <w:tcPr>
            <w:tcW w:w="1702" w:type="dxa"/>
            <w:tcBorders>
              <w:top w:val="single" w:color="3C3C3B" w:sz="6" w:space="0"/>
              <w:left w:val="single" w:color="3C3C3B" w:sz="6" w:space="0"/>
              <w:bottom w:val="single" w:color="3C3C3B" w:sz="6" w:space="0"/>
              <w:right w:val="single" w:color="3C3C3B" w:sz="6" w:space="0"/>
            </w:tcBorders>
            <w:tcMar/>
            <w:vAlign w:val="center"/>
          </w:tcPr>
          <w:p w:rsidRPr="00867C0B" w:rsidR="380891C9" w:rsidP="00867C0B" w:rsidRDefault="380891C9" w14:paraId="750BE893" w14:textId="60A0C42F">
            <w:pPr>
              <w:rPr>
                <w:rFonts w:ascii="Poppins" w:hAnsi="Poppins" w:eastAsia="Calibri" w:cs="Poppins"/>
              </w:rPr>
            </w:pPr>
            <w:r w:rsidRPr="00867C0B">
              <w:rPr>
                <w:rFonts w:ascii="Poppins" w:hAnsi="Poppins" w:eastAsia="Calibri" w:cs="Poppins"/>
              </w:rPr>
              <w:t>Assumptions</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Pr="00867C0B" w:rsidR="380891C9" w:rsidP="00867C0B" w:rsidRDefault="380891C9" w14:paraId="38C185A8" w14:textId="430811C0">
            <w:pPr>
              <w:rPr>
                <w:rFonts w:ascii="Poppins" w:hAnsi="Poppins" w:eastAsia="Calibri" w:cs="Poppins"/>
              </w:rPr>
            </w:pPr>
            <w:r w:rsidRPr="00867C0B">
              <w:rPr>
                <w:rFonts w:ascii="Poppins" w:hAnsi="Poppins" w:eastAsia="Calibri" w:cs="Poppins"/>
              </w:rPr>
              <w:t>Description</w:t>
            </w:r>
          </w:p>
        </w:tc>
      </w:tr>
      <w:tr w:rsidR="380891C9" w:rsidTr="6379542B" w14:paraId="2E47EA4B" w14:textId="77777777">
        <w:trPr>
          <w:trHeight w:val="300"/>
        </w:trPr>
        <w:tc>
          <w:tcPr>
            <w:tcW w:w="1702"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36CD8D92" w14:textId="6F2DCABB">
            <w:pPr>
              <w:rPr>
                <w:rFonts w:eastAsia="Calibri"/>
              </w:rPr>
            </w:pPr>
            <w:r w:rsidRPr="380891C9">
              <w:rPr>
                <w:rFonts w:eastAsia="Calibri"/>
              </w:rPr>
              <w:t>1</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001326A6" w14:paraId="61B82DAF" w14:textId="5B5A3511">
            <w:pPr>
              <w:rPr>
                <w:rFonts w:eastAsia="Calibri"/>
              </w:rPr>
            </w:pPr>
            <w:proofErr w:type="gramStart"/>
            <w:r>
              <w:t>In order for</w:t>
            </w:r>
            <w:proofErr w:type="gramEnd"/>
            <w:r>
              <w:t xml:space="preserve"> the integration to work, you must have two Azure Active Directory (Azure AD) applications set up for the finance and operations environment and two application users set up in the Dataverse environment. These application users should contain the appropriate application IDs. For the connection to work properly, you must the applications the relevant table permissions by using a security role. </w:t>
            </w:r>
          </w:p>
        </w:tc>
      </w:tr>
      <w:tr w:rsidR="380891C9" w:rsidTr="6379542B" w14:paraId="452F9AB2" w14:textId="77777777">
        <w:trPr>
          <w:trHeight w:val="540"/>
        </w:trPr>
        <w:tc>
          <w:tcPr>
            <w:tcW w:w="1702"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6057CC9B" w14:textId="0438D8F7">
            <w:pPr>
              <w:rPr>
                <w:rFonts w:eastAsia="Calibri"/>
              </w:rPr>
            </w:pPr>
            <w:r w:rsidRPr="380891C9">
              <w:rPr>
                <w:rFonts w:eastAsia="Calibri"/>
              </w:rPr>
              <w:t>2</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001326A6" w14:paraId="61777957" w14:textId="2C86F4D7">
            <w:pPr>
              <w:rPr>
                <w:rFonts w:eastAsia="Calibri"/>
              </w:rPr>
            </w:pPr>
            <w:r>
              <w:t xml:space="preserve">End users who are configuring dual-write mappings should have System Administrator security roles assigned in both Dataverse and Finance &amp; Operations apps environments. </w:t>
            </w:r>
          </w:p>
        </w:tc>
      </w:tr>
      <w:tr w:rsidR="380891C9" w:rsidTr="6379542B" w14:paraId="76C2373B" w14:textId="77777777">
        <w:trPr>
          <w:trHeight w:val="540"/>
        </w:trPr>
        <w:tc>
          <w:tcPr>
            <w:tcW w:w="1702"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254B4333" w14:textId="4E826C13">
            <w:pPr>
              <w:rPr>
                <w:rFonts w:eastAsia="Calibri"/>
              </w:rPr>
            </w:pPr>
            <w:r w:rsidRPr="380891C9">
              <w:rPr>
                <w:rFonts w:eastAsia="Calibri"/>
              </w:rPr>
              <w:t>3</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001326A6" w14:paraId="2B3F8FE6" w14:textId="342DBA7A">
            <w:pPr>
              <w:rPr>
                <w:rFonts w:eastAsia="Calibri"/>
              </w:rPr>
            </w:pPr>
            <w:r w:rsidR="116B30A7">
              <w:rPr/>
              <w:t>Dual-write mappings can be accessed by multiple users if all the users and environments belong to a single tenant and the user has the required security and licenses assignment.</w:t>
            </w:r>
            <w:r w:rsidR="300DDDE2">
              <w:rPr/>
              <w:t xml:space="preserve"> </w:t>
            </w:r>
          </w:p>
        </w:tc>
      </w:tr>
      <w:tr w:rsidR="380891C9" w:rsidTr="6379542B" w14:paraId="794A2495" w14:textId="77777777">
        <w:trPr>
          <w:trHeight w:val="540"/>
        </w:trPr>
        <w:tc>
          <w:tcPr>
            <w:tcW w:w="1702"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024606FC" w14:textId="5F64A513">
            <w:pPr>
              <w:rPr>
                <w:rFonts w:eastAsia="Calibri"/>
              </w:rPr>
            </w:pPr>
            <w:r w:rsidRPr="380891C9">
              <w:rPr>
                <w:rFonts w:eastAsia="Calibri"/>
              </w:rPr>
              <w:t>4</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001326A6" w14:paraId="79C792D3" w14:textId="19C68F45">
            <w:pPr>
              <w:rPr>
                <w:rFonts w:eastAsia="Calibri"/>
              </w:rPr>
            </w:pPr>
            <w:r>
              <w:t xml:space="preserve">You can make Dataverse custom tables company-specific by adding a many-to-one (N:1) relationship between your custom tables and the out-of-box company table. You should also include the company foreign keys as part of the table key. To enable table maps for </w:t>
            </w:r>
            <w:proofErr w:type="gramStart"/>
            <w:r>
              <w:t>dual-write</w:t>
            </w:r>
            <w:proofErr w:type="gramEnd"/>
            <w:r>
              <w:t xml:space="preserve">, you must define an </w:t>
            </w:r>
            <w:proofErr w:type="spellStart"/>
            <w:r>
              <w:t>alternal</w:t>
            </w:r>
            <w:proofErr w:type="spellEnd"/>
            <w:r>
              <w:t xml:space="preserve"> key in Dataverse and the value of the alternative key in Dataverse must match the key that is defined in the F&amp;O app. </w:t>
            </w:r>
          </w:p>
        </w:tc>
      </w:tr>
      <w:tr w:rsidR="380891C9" w:rsidTr="6379542B" w14:paraId="3C990F66" w14:textId="77777777">
        <w:trPr>
          <w:trHeight w:val="525"/>
        </w:trPr>
        <w:tc>
          <w:tcPr>
            <w:tcW w:w="1702"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1232055B" w14:textId="5D814862">
            <w:pPr>
              <w:rPr>
                <w:rFonts w:eastAsia="Calibri"/>
              </w:rPr>
            </w:pPr>
            <w:r w:rsidRPr="380891C9">
              <w:rPr>
                <w:rFonts w:eastAsia="Calibri"/>
              </w:rPr>
              <w:t>5</w:t>
            </w:r>
          </w:p>
        </w:tc>
        <w:tc>
          <w:tcPr>
            <w:tcW w:w="7658" w:type="dxa"/>
            <w:tcBorders>
              <w:top w:val="single" w:color="3C3C3B" w:sz="6" w:space="0"/>
              <w:left w:val="single" w:color="3C3C3B" w:sz="6" w:space="0"/>
              <w:bottom w:val="single" w:color="3C3C3B" w:sz="6" w:space="0"/>
              <w:right w:val="single" w:color="3C3C3B" w:sz="6" w:space="0"/>
            </w:tcBorders>
            <w:tcMar/>
            <w:vAlign w:val="center"/>
          </w:tcPr>
          <w:p w:rsidR="380891C9" w:rsidP="00867C0B" w:rsidRDefault="380891C9" w14:paraId="549905E5" w14:textId="7172FAEB">
            <w:pPr>
              <w:rPr>
                <w:rFonts w:eastAsia="Calibri"/>
              </w:rPr>
            </w:pPr>
          </w:p>
        </w:tc>
      </w:tr>
    </w:tbl>
    <w:p w:rsidR="009E7A5E" w:rsidP="380891C9" w:rsidRDefault="009E7A5E" w14:paraId="3C20D1EA" w14:textId="4C1BBE1B">
      <w:pPr>
        <w:rPr>
          <w:rFonts w:ascii="Calibri" w:hAnsi="Calibri" w:eastAsia="Calibri" w:cs="Calibri"/>
        </w:rPr>
      </w:pPr>
    </w:p>
    <w:p w:rsidRPr="00867C0B" w:rsidR="009E7A5E" w:rsidP="00867C0B" w:rsidRDefault="7E942CF2" w14:paraId="027DF01B" w14:textId="15CBC343">
      <w:pPr>
        <w:pStyle w:val="Heading2"/>
      </w:pPr>
      <w:r w:rsidRPr="00867C0B">
        <w:lastRenderedPageBreak/>
        <w:t>Risks</w:t>
      </w:r>
    </w:p>
    <w:p w:rsidR="009E7A5E" w:rsidP="00867C0B" w:rsidRDefault="00867C0B" w14:paraId="4E79F26B" w14:textId="057AD2D5">
      <w:pPr>
        <w:rPr>
          <w:rFonts w:eastAsia="Calibri"/>
        </w:rPr>
      </w:pPr>
      <w:r>
        <w:rPr>
          <w:rFonts w:eastAsia="Calibri"/>
        </w:rPr>
        <w:t xml:space="preserve">This section outlines any risks involved with the 3PL Customer Portal implementation and solution. </w:t>
      </w:r>
    </w:p>
    <w:p w:rsidR="009E7A5E" w:rsidP="380891C9" w:rsidRDefault="009E7A5E" w14:paraId="26FF359B" w14:textId="2D980538">
      <w:pPr>
        <w:rPr>
          <w:rFonts w:ascii="Calibri" w:hAnsi="Calibri" w:eastAsia="Calibri" w:cs="Calibri"/>
        </w:rPr>
      </w:pPr>
    </w:p>
    <w:tbl>
      <w:tblPr>
        <w:tblW w:w="0" w:type="auto"/>
        <w:tblLayout w:type="fixed"/>
        <w:tblLook w:val="04A0" w:firstRow="1" w:lastRow="0" w:firstColumn="1" w:lastColumn="0" w:noHBand="0" w:noVBand="1"/>
      </w:tblPr>
      <w:tblGrid>
        <w:gridCol w:w="945"/>
        <w:gridCol w:w="8415"/>
      </w:tblGrid>
      <w:tr w:rsidR="380891C9" w:rsidTr="46357D71" w14:paraId="79289401" w14:textId="77777777">
        <w:trPr>
          <w:trHeight w:val="300"/>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5F4F0DC9" w14:textId="6E4A43C0">
            <w:pPr>
              <w:rPr>
                <w:rFonts w:ascii="Poppins" w:hAnsi="Poppins" w:eastAsia="Calibri" w:cs="Poppins"/>
              </w:rPr>
            </w:pPr>
            <w:r w:rsidRPr="001326A6">
              <w:rPr>
                <w:rFonts w:ascii="Poppins" w:hAnsi="Poppins" w:eastAsia="Calibri" w:cs="Poppins"/>
              </w:rPr>
              <w:t>Risk</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310E048E" w14:textId="66C88DE3">
            <w:pPr>
              <w:rPr>
                <w:rFonts w:ascii="Poppins" w:hAnsi="Poppins" w:eastAsia="Calibri" w:cs="Poppins"/>
              </w:rPr>
            </w:pPr>
            <w:r w:rsidRPr="001326A6">
              <w:rPr>
                <w:rFonts w:ascii="Poppins" w:hAnsi="Poppins" w:eastAsia="Calibri" w:cs="Poppins"/>
              </w:rPr>
              <w:t>Description</w:t>
            </w:r>
          </w:p>
        </w:tc>
      </w:tr>
      <w:tr w:rsidR="380891C9" w:rsidTr="46357D71" w14:paraId="52CC5D47" w14:textId="77777777">
        <w:trPr>
          <w:trHeight w:val="375"/>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241B04E4" w14:textId="2CE5660D">
            <w:pPr>
              <w:rPr>
                <w:rFonts w:eastAsia="Calibri" w:cs="Calibri"/>
              </w:rPr>
            </w:pPr>
            <w:r w:rsidRPr="001326A6">
              <w:rPr>
                <w:rFonts w:eastAsia="Calibri" w:cs="Calibri"/>
              </w:rPr>
              <w:t>1</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001326A6" w14:paraId="6804C9C8" w14:textId="462B5F6C">
            <w:pPr>
              <w:rPr>
                <w:rFonts w:eastAsia="Calibri" w:cs="Calibri"/>
              </w:rPr>
            </w:pPr>
            <w:r>
              <w:rPr>
                <w:rFonts w:eastAsia="Calibri" w:cs="Calibri"/>
              </w:rPr>
              <w:t xml:space="preserve">You cannot create legal table-specific maps valid only for some of the legal entities in F&amp;O. Legal table mapping can be done when the Dataverse environment is linked. You cannot map table maps to a specific legal entity. </w:t>
            </w:r>
          </w:p>
        </w:tc>
      </w:tr>
      <w:tr w:rsidR="380891C9" w:rsidTr="46357D71" w14:paraId="27A2D519" w14:textId="77777777">
        <w:trPr>
          <w:trHeight w:val="300"/>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21AE9F39" w14:textId="095BB25B">
            <w:pPr>
              <w:rPr>
                <w:rFonts w:eastAsia="Calibri" w:cs="Calibri"/>
              </w:rPr>
            </w:pPr>
            <w:r w:rsidRPr="001326A6">
              <w:rPr>
                <w:rFonts w:eastAsia="Calibri" w:cs="Calibri"/>
              </w:rPr>
              <w:t>2</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001326A6" w14:paraId="0D5FF5EF" w14:textId="090766E4">
            <w:pPr>
              <w:rPr>
                <w:rFonts w:eastAsia="Calibri" w:cs="Calibri"/>
              </w:rPr>
            </w:pPr>
            <w:r>
              <w:rPr>
                <w:rFonts w:eastAsia="Calibri" w:cs="Calibri"/>
              </w:rPr>
              <w:t xml:space="preserve">Finance and Operations apps do not permit the merging of records. Because of this, the merge functionality in Power Apps/Customer Engagement apps will not execute when the dual-write mapping is present on a table. </w:t>
            </w:r>
          </w:p>
        </w:tc>
      </w:tr>
      <w:tr w:rsidR="380891C9" w:rsidTr="46357D71" w14:paraId="791EC618" w14:textId="77777777">
        <w:trPr>
          <w:trHeight w:val="300"/>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0AFC15FC" w14:textId="00FC2FBB">
            <w:pPr>
              <w:rPr>
                <w:rFonts w:eastAsia="Calibri" w:cs="Calibri"/>
              </w:rPr>
            </w:pPr>
            <w:r w:rsidRPr="001326A6">
              <w:rPr>
                <w:rFonts w:eastAsia="Calibri" w:cs="Calibri"/>
              </w:rPr>
              <w:t>3</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5DADFDA3" w14:textId="0F0C26C5">
            <w:pPr>
              <w:rPr>
                <w:rFonts w:eastAsia="Calibri" w:cs="Calibri"/>
              </w:rPr>
            </w:pPr>
          </w:p>
        </w:tc>
      </w:tr>
      <w:tr w:rsidR="380891C9" w:rsidTr="46357D71" w14:paraId="3975C9D0" w14:textId="77777777">
        <w:trPr>
          <w:trHeight w:val="525"/>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6D43FD3E" w14:textId="0ADE89F6">
            <w:pPr>
              <w:rPr>
                <w:rFonts w:eastAsia="Calibri" w:cs="Calibri"/>
              </w:rPr>
            </w:pPr>
            <w:r w:rsidRPr="001326A6">
              <w:rPr>
                <w:rFonts w:eastAsia="Calibri" w:cs="Calibri"/>
              </w:rPr>
              <w:t>4</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535DA3DD" w14:textId="749A97FF">
            <w:pPr>
              <w:rPr>
                <w:rFonts w:eastAsia="Calibri" w:cs="Calibri"/>
              </w:rPr>
            </w:pPr>
          </w:p>
        </w:tc>
      </w:tr>
      <w:tr w:rsidR="380891C9" w:rsidTr="46357D71" w14:paraId="06FF2C8E" w14:textId="77777777">
        <w:trPr>
          <w:trHeight w:val="300"/>
        </w:trPr>
        <w:tc>
          <w:tcPr>
            <w:tcW w:w="94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4E93E848" w14:textId="425EF7EE">
            <w:pPr>
              <w:rPr>
                <w:rFonts w:eastAsia="Calibri" w:cs="Calibri"/>
              </w:rPr>
            </w:pPr>
            <w:r w:rsidRPr="001326A6">
              <w:rPr>
                <w:rFonts w:eastAsia="Calibri" w:cs="Calibri"/>
              </w:rPr>
              <w:t>5</w:t>
            </w:r>
          </w:p>
        </w:tc>
        <w:tc>
          <w:tcPr>
            <w:tcW w:w="8415" w:type="dxa"/>
            <w:tcBorders>
              <w:top w:val="single" w:color="3C3C3B" w:sz="6" w:space="0"/>
              <w:left w:val="single" w:color="3C3C3B" w:sz="6" w:space="0"/>
              <w:bottom w:val="single" w:color="3C3C3B" w:sz="6" w:space="0"/>
              <w:right w:val="single" w:color="3C3C3B" w:sz="6" w:space="0"/>
            </w:tcBorders>
            <w:vAlign w:val="center"/>
          </w:tcPr>
          <w:p w:rsidRPr="001326A6" w:rsidR="380891C9" w:rsidP="380891C9" w:rsidRDefault="380891C9" w14:paraId="5BE0F162" w14:textId="725EBBDD">
            <w:pPr>
              <w:rPr>
                <w:rFonts w:eastAsia="Calibri" w:cs="Calibri"/>
              </w:rPr>
            </w:pPr>
          </w:p>
        </w:tc>
      </w:tr>
    </w:tbl>
    <w:p w:rsidR="009E7A5E" w:rsidP="380891C9" w:rsidRDefault="009E7A5E" w14:paraId="6B0EED3C" w14:textId="74BAD487">
      <w:pPr>
        <w:rPr>
          <w:rFonts w:ascii="Calibri" w:hAnsi="Calibri" w:eastAsia="Calibri" w:cs="Calibri"/>
        </w:rPr>
      </w:pPr>
    </w:p>
    <w:p w:rsidR="002114E6" w:rsidP="002114E6" w:rsidRDefault="002114E6" w14:paraId="3E7827B8" w14:textId="039315BA">
      <w:pPr>
        <w:pStyle w:val="Heading1"/>
        <w:rPr>
          <w:rFonts w:eastAsia="Calibri"/>
        </w:rPr>
      </w:pPr>
      <w:r>
        <w:rPr>
          <w:rFonts w:eastAsia="Calibri"/>
        </w:rPr>
        <w:t>User Journeys</w:t>
      </w:r>
    </w:p>
    <w:p w:rsidR="002114E6" w:rsidP="002114E6" w:rsidRDefault="002114E6" w14:paraId="3CB539BE" w14:textId="330D727A">
      <w:pPr>
        <w:pStyle w:val="Heading2"/>
      </w:pPr>
      <w:r>
        <w:t>Onboarding Process</w:t>
      </w:r>
    </w:p>
    <w:p w:rsidR="002114E6" w:rsidP="002114E6" w:rsidRDefault="002114E6" w14:paraId="25ED8B30" w14:textId="108B70DB">
      <w:r>
        <w:t xml:space="preserve">The purpose of the ‘Onboarding Process’ User Journey is to allow users currently authenticated into the portal the ability to add additional users using self-service capabilities. To add an additional </w:t>
      </w:r>
      <w:r w:rsidR="00AB61EB">
        <w:t xml:space="preserve">portal user (Contact), </w:t>
      </w:r>
      <w:r>
        <w:t xml:space="preserve">the original user would ensure they are logged in, navigate to Onboarding and select </w:t>
      </w:r>
      <w:r>
        <w:rPr>
          <w:b/>
          <w:bCs/>
        </w:rPr>
        <w:t xml:space="preserve">Create </w:t>
      </w:r>
      <w:r>
        <w:t xml:space="preserve">in the top right corner of the Users view. The user would fill out the form by providing First Name, Last Name, E-mail, and Mobile Phone). The Company Name is selected by default based on the authentication of the original user. Once the form is complete, the user will select </w:t>
      </w:r>
      <w:r>
        <w:rPr>
          <w:b/>
          <w:bCs/>
        </w:rPr>
        <w:t>Submit</w:t>
      </w:r>
      <w:r>
        <w:t xml:space="preserve">. </w:t>
      </w:r>
    </w:p>
    <w:p w:rsidR="00D85EC1" w:rsidP="002114E6" w:rsidRDefault="00D85EC1" w14:paraId="61BCC82C" w14:textId="77777777"/>
    <w:p w:rsidR="002114E6" w:rsidP="002114E6" w:rsidRDefault="002114E6" w14:paraId="4CE5E39C" w14:textId="539DA481">
      <w:r>
        <w:t xml:space="preserve">Once the user selects </w:t>
      </w:r>
      <w:r>
        <w:rPr>
          <w:b/>
          <w:bCs/>
        </w:rPr>
        <w:t>Submit</w:t>
      </w:r>
      <w:r>
        <w:t xml:space="preserve">, an automated background workflow called </w:t>
      </w:r>
      <w:r>
        <w:rPr>
          <w:b/>
          <w:bCs/>
        </w:rPr>
        <w:t xml:space="preserve">Send Portal Invitation to </w:t>
      </w:r>
      <w:proofErr w:type="gramStart"/>
      <w:r>
        <w:rPr>
          <w:b/>
          <w:bCs/>
        </w:rPr>
        <w:t>Onboarded</w:t>
      </w:r>
      <w:proofErr w:type="gramEnd"/>
      <w:r>
        <w:rPr>
          <w:b/>
          <w:bCs/>
        </w:rPr>
        <w:t xml:space="preserve"> Users</w:t>
      </w:r>
      <w:r>
        <w:t xml:space="preserve"> runs. This workflow grants the new user a security role and sends a portal invitation to the designated email. </w:t>
      </w:r>
    </w:p>
    <w:p w:rsidR="00403C35" w:rsidP="00403C35" w:rsidRDefault="00403C35" w14:paraId="4C1CFFB3" w14:textId="77777777">
      <w:pPr>
        <w:pStyle w:val="Heading2"/>
      </w:pPr>
    </w:p>
    <w:p w:rsidR="00322C01" w:rsidP="00322C01" w:rsidRDefault="00322C01" w14:paraId="72B7DA08" w14:textId="5C23F39B">
      <w:pPr>
        <w:pStyle w:val="Heading2"/>
      </w:pPr>
      <w:r>
        <w:t>View Invoices</w:t>
      </w:r>
    </w:p>
    <w:p w:rsidRPr="00322C01" w:rsidR="00322C01" w:rsidP="00322C01" w:rsidRDefault="00322C01" w14:paraId="113A4E59" w14:textId="3EFD51C3">
      <w:pPr>
        <w:rPr>
          <w:ins w:author="Theodore Flemmer (TFL)" w:date="2023-05-12T16:53:13.328Z" w:id="1300116430"/>
        </w:rPr>
      </w:pPr>
      <w:r w:rsidR="327FE1D7">
        <w:rPr/>
        <w:t xml:space="preserve">The portal enables </w:t>
      </w:r>
      <w:r w:rsidR="327FE1D7">
        <w:rPr/>
        <w:t>user</w:t>
      </w:r>
      <w:ins w:author="Theodore Flemmer (TFL)" w:date="2023-05-12T17:15:39.438Z" w:id="302134981">
        <w:r w:rsidR="38776BEC">
          <w:t>s</w:t>
        </w:r>
      </w:ins>
      <w:r w:rsidR="327FE1D7">
        <w:rPr/>
        <w:t xml:space="preserve"> to view Invoices by status by browsing the </w:t>
      </w:r>
      <w:r w:rsidRPr="67F75D5F" w:rsidR="327FE1D7">
        <w:rPr>
          <w:b w:val="1"/>
          <w:bCs w:val="1"/>
          <w:i w:val="1"/>
          <w:iCs w:val="1"/>
        </w:rPr>
        <w:t xml:space="preserve">Invoices </w:t>
      </w:r>
      <w:r w:rsidR="327FE1D7">
        <w:rPr/>
        <w:t xml:space="preserve">page of the 3PL Customer Portal. The Invoices are displayed in a list View highlighted in the </w:t>
      </w:r>
      <w:r w:rsidRPr="67F75D5F" w:rsidR="327FE1D7">
        <w:rPr>
          <w:b w:val="1"/>
          <w:bCs w:val="1"/>
          <w:i w:val="1"/>
          <w:iCs w:val="1"/>
        </w:rPr>
        <w:t>Invoices</w:t>
      </w:r>
      <w:r w:rsidR="327FE1D7">
        <w:rPr/>
        <w:t xml:space="preserve"> table section of this FDD</w:t>
      </w:r>
      <w:r w:rsidR="327FE1D7">
        <w:rPr/>
        <w:t xml:space="preserve">. </w:t>
      </w:r>
    </w:p>
    <w:p w:rsidR="67F75D5F" w:rsidP="67F75D5F" w:rsidRDefault="67F75D5F" w14:paraId="3DA9CCAF" w14:textId="48132827">
      <w:pPr>
        <w:pStyle w:val="Normal"/>
        <w:rPr>
          <w:ins w:author="Theodore Flemmer (TFL)" w:date="2023-05-12T16:53:14.126Z" w:id="596628727"/>
        </w:rPr>
      </w:pPr>
    </w:p>
    <w:p w:rsidR="61224B1A" w:rsidP="67F75D5F" w:rsidRDefault="61224B1A" w14:paraId="1D94F4C7" w14:textId="5C8A8FE2">
      <w:pPr>
        <w:pStyle w:val="Normal"/>
        <w:rPr>
          <w:ins w:author="Theodore Flemmer (TFL)" w:date="2023-05-12T16:56:54.904Z" w:id="2056193460"/>
        </w:rPr>
      </w:pPr>
      <w:ins w:author="Theodore Flemmer (TFL)" w:date="2023-05-12T16:53:59.986Z" w:id="1760993135">
        <w:r w:rsidR="61224B1A">
          <w:t>There are three distinct Invoice Visibility Use Cases t</w:t>
        </w:r>
      </w:ins>
      <w:ins w:author="Theodore Flemmer (TFL)" w:date="2023-05-12T16:54:18.807Z" w:id="1120200886">
        <w:r w:rsidR="61224B1A">
          <w:t>hat will be supported by the po</w:t>
        </w:r>
        <w:r w:rsidR="0D179F42">
          <w:t>rtal:</w:t>
        </w:r>
      </w:ins>
    </w:p>
    <w:p w:rsidR="67F75D5F" w:rsidP="67F75D5F" w:rsidRDefault="67F75D5F" w14:paraId="3CC1474B" w14:textId="65E80E47">
      <w:pPr>
        <w:pStyle w:val="Normal"/>
        <w:rPr>
          <w:ins w:author="Theodore Flemmer (TFL)" w:date="2023-05-12T16:58:35.848Z" w:id="2113105951"/>
          <w:u w:val="single"/>
        </w:rPr>
      </w:pPr>
    </w:p>
    <w:p w:rsidR="7DE9FD36" w:rsidP="67F75D5F" w:rsidRDefault="7DE9FD36" w14:paraId="45B0020A" w14:textId="786A6A7F">
      <w:pPr>
        <w:pStyle w:val="Normal"/>
        <w:bidi w:val="0"/>
        <w:spacing w:before="0" w:beforeAutospacing="off" w:after="0" w:afterAutospacing="off" w:line="240" w:lineRule="auto"/>
        <w:ind w:left="0" w:right="0"/>
        <w:jc w:val="left"/>
        <w:rPr>
          <w:ins w:author="Theodore Flemmer (TFL)" w:date="2023-05-12T17:02:35.695Z" w:id="78500041"/>
          <w:i w:val="1"/>
          <w:iCs w:val="1"/>
          <w:u w:val="single"/>
        </w:rPr>
        <w:pPrChange w:author="Theodore Flemmer (TFL)" w:date="2023-05-12T16:59:24.519Z">
          <w:pPr>
            <w:pStyle w:val="Normal"/>
            <w:spacing w:before="0" w:beforeAutospacing="off"/>
          </w:pPr>
        </w:pPrChange>
      </w:pPr>
      <w:ins w:author="Theodore Flemmer (TFL)" w:date="2023-05-12T16:58:55.382Z" w:id="719431234">
        <w:r w:rsidRPr="67F75D5F" w:rsidR="7DE9FD36">
          <w:rPr>
            <w:i w:val="1"/>
            <w:iCs w:val="1"/>
            <w:u w:val="single"/>
            <w:rPrChange w:author="Theodore Flemmer (TFL)" w:date="2023-05-12T16:59:05.883Z" w:id="1781631338">
              <w:rPr>
                <w:i w:val="1"/>
                <w:iCs w:val="1"/>
                <w:u w:val="none"/>
              </w:rPr>
            </w:rPrChange>
          </w:rPr>
          <w:t>Invoice To</w:t>
        </w:r>
      </w:ins>
      <w:ins w:author="Theodore Flemmer (TFL)" w:date="2023-05-12T16:59:58.81Z" w:id="1405420243">
        <w:r w:rsidRPr="67F75D5F" w:rsidR="7DE9FD36">
          <w:rPr>
            <w:i w:val="1"/>
            <w:iCs w:val="1"/>
            <w:u w:val="single"/>
          </w:rPr>
          <w:t xml:space="preserve"> Company</w:t>
        </w:r>
      </w:ins>
    </w:p>
    <w:p w:rsidR="3699ECDE" w:rsidP="67F75D5F" w:rsidRDefault="3699ECDE" w14:paraId="5BC0ECCD" w14:textId="742E1878">
      <w:pPr>
        <w:pStyle w:val="Normal"/>
        <w:bidi w:val="0"/>
        <w:spacing w:before="0" w:beforeAutospacing="off" w:after="0" w:afterAutospacing="off" w:line="240" w:lineRule="auto"/>
        <w:ind w:left="0" w:right="0"/>
        <w:jc w:val="left"/>
        <w:rPr>
          <w:ins w:author="Theodore Flemmer (TFL)" w:date="2023-05-12T17:00:06.793Z" w:id="1579179037"/>
          <w:i w:val="0"/>
          <w:iCs w:val="0"/>
          <w:u w:val="none"/>
          <w:rPrChange w:author="Theodore Flemmer (TFL)" w:date="2023-05-12T17:03:44.457Z" w:id="1907219553">
            <w:rPr>
              <w:ins w:author="Theodore Flemmer (TFL)" w:date="2023-05-12T17:00:06.793Z" w:id="1973894315"/>
              <w:i w:val="0"/>
              <w:iCs w:val="0"/>
              <w:u w:val="single"/>
            </w:rPr>
          </w:rPrChange>
        </w:rPr>
      </w:pPr>
      <w:ins w:author="Theodore Flemmer (TFL)" w:date="2023-05-12T17:03:35.854Z" w:id="917954369">
        <w:r w:rsidRPr="67F75D5F" w:rsidR="3699ECDE">
          <w:rPr>
            <w:i w:val="0"/>
            <w:iCs w:val="0"/>
            <w:u w:val="none"/>
            <w:rPrChange w:author="Theodore Flemmer (TFL)" w:date="2023-05-12T17:03:44.454Z" w:id="1958820892">
              <w:rPr>
                <w:i w:val="0"/>
                <w:iCs w:val="0"/>
                <w:u w:val="single"/>
              </w:rPr>
            </w:rPrChange>
          </w:rPr>
          <w:t>Contact</w:t>
        </w:r>
        <w:r w:rsidRPr="67F75D5F" w:rsidR="3699ECDE">
          <w:rPr>
            <w:i w:val="0"/>
            <w:iCs w:val="0"/>
            <w:u w:val="none"/>
          </w:rPr>
          <w:t xml:space="preserve">s </w:t>
        </w:r>
      </w:ins>
      <w:ins w:author="Theodore Flemmer (TFL)" w:date="2023-05-12T17:04:59.79Z" w:id="1258365784">
        <w:r w:rsidRPr="67F75D5F" w:rsidR="3699ECDE">
          <w:rPr>
            <w:i w:val="0"/>
            <w:iCs w:val="0"/>
            <w:u w:val="none"/>
          </w:rPr>
          <w:t xml:space="preserve">whose Primary </w:t>
        </w:r>
        <w:r w:rsidRPr="67F75D5F" w:rsidR="18259350">
          <w:rPr>
            <w:i w:val="0"/>
            <w:iCs w:val="0"/>
            <w:u w:val="none"/>
          </w:rPr>
          <w:t xml:space="preserve">Contact is the Invoice </w:t>
        </w:r>
      </w:ins>
      <w:ins w:author="Theodore Flemmer (TFL)" w:date="2023-05-12T17:09:58.066Z" w:id="196650846">
        <w:r w:rsidRPr="67F75D5F" w:rsidR="65C2A008">
          <w:rPr>
            <w:i w:val="0"/>
            <w:iCs w:val="0"/>
            <w:u w:val="none"/>
          </w:rPr>
          <w:t>T</w:t>
        </w:r>
      </w:ins>
      <w:ins w:author="Theodore Flemmer (TFL)" w:date="2023-05-12T17:04:59.79Z" w:id="57880362">
        <w:r w:rsidRPr="67F75D5F" w:rsidR="18259350">
          <w:rPr>
            <w:i w:val="0"/>
            <w:iCs w:val="0"/>
            <w:u w:val="none"/>
          </w:rPr>
          <w:t xml:space="preserve">o </w:t>
        </w:r>
      </w:ins>
      <w:ins w:author="Theodore Flemmer (TFL)" w:date="2023-05-12T17:09:52.967Z" w:id="496106102">
        <w:r w:rsidRPr="67F75D5F" w:rsidR="6E807B00">
          <w:rPr>
            <w:i w:val="0"/>
            <w:iCs w:val="0"/>
            <w:u w:val="none"/>
          </w:rPr>
          <w:t>A</w:t>
        </w:r>
      </w:ins>
      <w:ins w:author="Theodore Flemmer (TFL)" w:date="2023-05-12T17:04:59.79Z" w:id="1294667081">
        <w:r w:rsidRPr="67F75D5F" w:rsidR="18259350">
          <w:rPr>
            <w:i w:val="0"/>
            <w:iCs w:val="0"/>
            <w:u w:val="none"/>
          </w:rPr>
          <w:t xml:space="preserve">ccount must be able to </w:t>
        </w:r>
      </w:ins>
      <w:ins w:author="Theodore Flemmer (TFL)" w:date="2023-05-12T17:05:42.478Z" w:id="1809901916">
        <w:r w:rsidRPr="67F75D5F" w:rsidR="18259350">
          <w:rPr>
            <w:i w:val="0"/>
            <w:iCs w:val="0"/>
            <w:u w:val="none"/>
          </w:rPr>
          <w:t>see invoices associated to a</w:t>
        </w:r>
      </w:ins>
      <w:ins w:author="Theodore Flemmer (TFL)" w:date="2023-05-12T17:06:59.13Z" w:id="1886860852">
        <w:r w:rsidRPr="67F75D5F" w:rsidR="3C83817E">
          <w:rPr>
            <w:i w:val="0"/>
            <w:iCs w:val="0"/>
            <w:u w:val="none"/>
          </w:rPr>
          <w:t>ll</w:t>
        </w:r>
      </w:ins>
      <w:ins w:author="Theodore Flemmer (TFL)" w:date="2023-05-12T17:05:42.478Z" w:id="1299340906">
        <w:r w:rsidRPr="67F75D5F" w:rsidR="18259350">
          <w:rPr>
            <w:i w:val="0"/>
            <w:iCs w:val="0"/>
            <w:u w:val="none"/>
          </w:rPr>
          <w:t xml:space="preserve"> </w:t>
        </w:r>
        <w:r w:rsidRPr="67F75D5F" w:rsidR="5AE27194">
          <w:rPr>
            <w:i w:val="0"/>
            <w:iCs w:val="0"/>
            <w:u w:val="none"/>
          </w:rPr>
          <w:t>compan</w:t>
        </w:r>
      </w:ins>
      <w:ins w:author="Theodore Flemmer (TFL)" w:date="2023-05-12T17:07:10.658Z" w:id="1754165306">
        <w:r w:rsidRPr="67F75D5F" w:rsidR="6000A9E6">
          <w:rPr>
            <w:i w:val="0"/>
            <w:iCs w:val="0"/>
            <w:u w:val="none"/>
          </w:rPr>
          <w:t>ies</w:t>
        </w:r>
      </w:ins>
      <w:ins w:author="Theodore Flemmer (TFL)" w:date="2023-05-12T17:05:42.478Z" w:id="950268979">
        <w:r w:rsidRPr="67F75D5F" w:rsidR="18259350">
          <w:rPr>
            <w:i w:val="0"/>
            <w:iCs w:val="0"/>
            <w:u w:val="none"/>
          </w:rPr>
          <w:t xml:space="preserve"> associated to the c</w:t>
        </w:r>
        <w:r w:rsidRPr="67F75D5F" w:rsidR="01EE593C">
          <w:rPr>
            <w:i w:val="0"/>
            <w:iCs w:val="0"/>
            <w:u w:val="none"/>
          </w:rPr>
          <w:t>ustomer</w:t>
        </w:r>
      </w:ins>
      <w:ins w:author="Theodore Flemmer (TFL)" w:date="2023-05-12T17:06:07.586Z" w:id="482664561">
        <w:r w:rsidRPr="67F75D5F" w:rsidR="77FC380A">
          <w:rPr>
            <w:i w:val="0"/>
            <w:iCs w:val="0"/>
            <w:u w:val="none"/>
          </w:rPr>
          <w:t>.</w:t>
        </w:r>
      </w:ins>
    </w:p>
    <w:p w:rsidR="67F75D5F" w:rsidP="67F75D5F" w:rsidRDefault="67F75D5F" w14:paraId="68AD013F" w14:textId="033A7D59">
      <w:pPr>
        <w:pStyle w:val="Normal"/>
        <w:bidi w:val="0"/>
        <w:spacing w:before="0" w:beforeAutospacing="off" w:after="0" w:afterAutospacing="off" w:line="240" w:lineRule="auto"/>
        <w:ind w:left="0" w:right="0"/>
        <w:jc w:val="left"/>
        <w:rPr>
          <w:ins w:author="Theodore Flemmer (TFL)" w:date="2023-05-12T17:00:07.402Z" w:id="1402655518"/>
          <w:i w:val="1"/>
          <w:iCs w:val="1"/>
          <w:u w:val="single"/>
        </w:rPr>
      </w:pPr>
    </w:p>
    <w:p w:rsidR="2E0CB3E9" w:rsidP="67F75D5F" w:rsidRDefault="2E0CB3E9" w14:paraId="6BCD4789" w14:textId="47336E94">
      <w:pPr>
        <w:pStyle w:val="Normal"/>
        <w:bidi w:val="0"/>
        <w:spacing w:before="0" w:beforeAutospacing="off" w:after="0" w:afterAutospacing="off" w:line="240" w:lineRule="auto"/>
        <w:ind w:left="0" w:right="0"/>
        <w:jc w:val="left"/>
        <w:rPr>
          <w:ins w:author="Theodore Flemmer (TFL)" w:date="2023-05-12T17:08:07.206Z" w:id="1736041214"/>
          <w:i w:val="1"/>
          <w:iCs w:val="1"/>
          <w:u w:val="single"/>
        </w:rPr>
      </w:pPr>
      <w:ins w:author="Theodore Flemmer (TFL)" w:date="2023-05-12T17:00:16.339Z" w:id="542359010">
        <w:r w:rsidRPr="67F75D5F" w:rsidR="2E0CB3E9">
          <w:rPr>
            <w:i w:val="1"/>
            <w:iCs w:val="1"/>
            <w:u w:val="single"/>
          </w:rPr>
          <w:t>Sold To Company</w:t>
        </w:r>
      </w:ins>
    </w:p>
    <w:p w:rsidR="0BE3C908" w:rsidP="67F75D5F" w:rsidRDefault="0BE3C908" w14:paraId="46954F2B" w14:textId="42E47163">
      <w:pPr>
        <w:pStyle w:val="Normal"/>
        <w:bidi w:val="0"/>
        <w:spacing w:before="0" w:beforeAutospacing="off" w:after="0" w:afterAutospacing="off" w:line="240" w:lineRule="auto"/>
        <w:ind w:left="0" w:right="0"/>
        <w:jc w:val="left"/>
        <w:rPr>
          <w:ins w:author="Theodore Flemmer (TFL)" w:date="2023-05-12T17:11:00.255Z" w:id="1321682686"/>
          <w:i w:val="0"/>
          <w:iCs w:val="0"/>
          <w:u w:val="none"/>
        </w:rPr>
      </w:pPr>
      <w:ins w:author="Theodore Flemmer (TFL)" w:date="2023-05-12T17:08:59.834Z" w:id="660164926">
        <w:r w:rsidRPr="67F75D5F" w:rsidR="0BE3C908">
          <w:rPr>
            <w:i w:val="0"/>
            <w:iCs w:val="0"/>
            <w:u w:val="none"/>
          </w:rPr>
          <w:t xml:space="preserve">Contact whose Primary Contact is the Sold </w:t>
        </w:r>
        <w:r w:rsidRPr="67F75D5F" w:rsidR="0BE3C908">
          <w:rPr>
            <w:i w:val="0"/>
            <w:iCs w:val="0"/>
            <w:u w:val="none"/>
          </w:rPr>
          <w:t>To</w:t>
        </w:r>
      </w:ins>
      <w:ins w:author="Theodore Flemmer (TFL)" w:date="2023-05-12T17:09:47.037Z" w:id="797992129">
        <w:r w:rsidRPr="67F75D5F" w:rsidR="1F0222BC">
          <w:rPr>
            <w:i w:val="0"/>
            <w:iCs w:val="0"/>
            <w:u w:val="none"/>
          </w:rPr>
          <w:t xml:space="preserve"> Account</w:t>
        </w:r>
      </w:ins>
      <w:ins w:author="Theodore Flemmer (TFL)" w:date="2023-05-12T17:10:40.404Z" w:id="1825567033">
        <w:r w:rsidRPr="67F75D5F" w:rsidR="3CE8C727">
          <w:rPr>
            <w:i w:val="0"/>
            <w:iCs w:val="0"/>
            <w:u w:val="none"/>
          </w:rPr>
          <w:t xml:space="preserve"> must be able to see only the invoices associated with the Sold </w:t>
        </w:r>
        <w:r w:rsidRPr="67F75D5F" w:rsidR="3CE8C727">
          <w:rPr>
            <w:i w:val="0"/>
            <w:iCs w:val="0"/>
            <w:u w:val="none"/>
          </w:rPr>
          <w:t>To</w:t>
        </w:r>
        <w:r w:rsidRPr="67F75D5F" w:rsidR="3CE8C727">
          <w:rPr>
            <w:i w:val="0"/>
            <w:iCs w:val="0"/>
            <w:u w:val="none"/>
          </w:rPr>
          <w:t xml:space="preserve"> Company</w:t>
        </w:r>
      </w:ins>
    </w:p>
    <w:p w:rsidR="67F75D5F" w:rsidP="67F75D5F" w:rsidRDefault="67F75D5F" w14:paraId="590A2138" w14:textId="1C03166A">
      <w:pPr>
        <w:pStyle w:val="Normal"/>
        <w:bidi w:val="0"/>
        <w:spacing w:before="0" w:beforeAutospacing="off" w:after="0" w:afterAutospacing="off" w:line="240" w:lineRule="auto"/>
        <w:ind w:left="0" w:right="0"/>
        <w:jc w:val="left"/>
        <w:rPr>
          <w:ins w:author="Theodore Flemmer (TFL)" w:date="2023-05-12T17:11:01.123Z" w:id="1703112773"/>
          <w:i w:val="0"/>
          <w:iCs w:val="0"/>
          <w:u w:val="none"/>
        </w:rPr>
      </w:pPr>
    </w:p>
    <w:p w:rsidR="69F00293" w:rsidP="67F75D5F" w:rsidRDefault="69F00293" w14:paraId="467DDE66" w14:textId="2C5ED7FE">
      <w:pPr>
        <w:pStyle w:val="Normal"/>
        <w:bidi w:val="0"/>
        <w:spacing w:before="0" w:beforeAutospacing="off" w:after="0" w:afterAutospacing="off" w:line="240" w:lineRule="auto"/>
        <w:ind w:left="0" w:right="0"/>
        <w:jc w:val="left"/>
        <w:rPr>
          <w:ins w:author="Theodore Flemmer (TFL)" w:date="2023-05-12T17:11:22.545Z" w:id="169332608"/>
          <w:i w:val="0"/>
          <w:iCs w:val="0"/>
          <w:u w:val="none"/>
        </w:rPr>
      </w:pPr>
      <w:ins w:author="Theodore Flemmer (TFL)" w:date="2023-05-12T17:11:19.013Z" w:id="1447529115">
        <w:r w:rsidRPr="67F75D5F" w:rsidR="69F00293">
          <w:rPr>
            <w:i w:val="1"/>
            <w:iCs w:val="1"/>
            <w:u w:val="single"/>
          </w:rPr>
          <w:t>Standard Visibility</w:t>
        </w:r>
      </w:ins>
    </w:p>
    <w:p w:rsidR="69F00293" w:rsidP="67F75D5F" w:rsidRDefault="69F00293" w14:paraId="3CD96A2A" w14:textId="1DCA4830">
      <w:pPr>
        <w:pStyle w:val="Normal"/>
        <w:bidi w:val="0"/>
        <w:spacing w:before="0" w:beforeAutospacing="off" w:after="0" w:afterAutospacing="off" w:line="240" w:lineRule="auto"/>
        <w:ind w:left="0" w:right="0"/>
        <w:jc w:val="left"/>
        <w:rPr>
          <w:ins w:author="Shoeb Memon (SHM)" w:date="2023-03-31T23:03:29.452Z" w:id="278966844"/>
          <w:i w:val="0"/>
          <w:iCs w:val="0"/>
          <w:u w:val="none"/>
          <w:rPrChange w:author="Theodore Flemmer (TFL)" w:date="2023-05-12T16:59:05.891Z" w:id="838866314">
            <w:rPr>
              <w:ins w:author="Shoeb Memon (SHM)" w:date="2023-03-31T23:03:29.452Z" w:id="2003193913"/>
              <w:i w:val="1"/>
              <w:iCs w:val="1"/>
              <w:u w:val="none"/>
            </w:rPr>
          </w:rPrChange>
        </w:rPr>
      </w:pPr>
      <w:ins w:author="Theodore Flemmer (TFL)" w:date="2023-05-12T17:11:59.627Z" w:id="358940645">
        <w:r w:rsidRPr="67F75D5F" w:rsidR="69F00293">
          <w:rPr>
            <w:i w:val="0"/>
            <w:iCs w:val="0"/>
            <w:u w:val="none"/>
          </w:rPr>
          <w:t xml:space="preserve">All of the standard visibility rules for the portals design </w:t>
        </w:r>
      </w:ins>
      <w:ins w:author="Theodore Flemmer (TFL)" w:date="2023-05-12T17:12:59.743Z" w:id="1687550701">
        <w:r w:rsidRPr="67F75D5F" w:rsidR="69F00293">
          <w:rPr>
            <w:i w:val="0"/>
            <w:iCs w:val="0"/>
            <w:u w:val="none"/>
          </w:rPr>
          <w:t>should not be impacted while</w:t>
        </w:r>
        <w:r w:rsidRPr="67F75D5F" w:rsidR="3134B202">
          <w:rPr>
            <w:i w:val="0"/>
            <w:iCs w:val="0"/>
            <w:u w:val="none"/>
          </w:rPr>
          <w:t xml:space="preserve"> </w:t>
        </w:r>
        <w:r w:rsidRPr="67F75D5F" w:rsidR="69F00293">
          <w:rPr>
            <w:i w:val="0"/>
            <w:iCs w:val="0"/>
            <w:u w:val="none"/>
          </w:rPr>
          <w:t>providi</w:t>
        </w:r>
        <w:r w:rsidRPr="67F75D5F" w:rsidR="72FE957A">
          <w:rPr>
            <w:i w:val="0"/>
            <w:iCs w:val="0"/>
            <w:u w:val="none"/>
          </w:rPr>
          <w:t>ng the described cross-c</w:t>
        </w:r>
        <w:r w:rsidRPr="67F75D5F" w:rsidR="497DF6E2">
          <w:rPr>
            <w:i w:val="0"/>
            <w:iCs w:val="0"/>
            <w:u w:val="none"/>
          </w:rPr>
          <w:t>om</w:t>
        </w:r>
      </w:ins>
      <w:ins w:author="Theodore Flemmer (TFL)" w:date="2023-05-12T17:13:11.951Z" w:id="646804651">
        <w:r w:rsidRPr="67F75D5F" w:rsidR="497DF6E2">
          <w:rPr>
            <w:i w:val="0"/>
            <w:iCs w:val="0"/>
            <w:u w:val="none"/>
          </w:rPr>
          <w:t xml:space="preserve">pany </w:t>
        </w:r>
        <w:r w:rsidRPr="67F75D5F" w:rsidR="497DF6E2">
          <w:rPr>
            <w:i w:val="0"/>
            <w:iCs w:val="0"/>
            <w:u w:val="none"/>
          </w:rPr>
          <w:t>visibility</w:t>
        </w:r>
        <w:r w:rsidRPr="67F75D5F" w:rsidR="497DF6E2">
          <w:rPr>
            <w:i w:val="0"/>
            <w:iCs w:val="0"/>
            <w:u w:val="none"/>
          </w:rPr>
          <w:t>.</w:t>
        </w:r>
      </w:ins>
    </w:p>
    <w:p w:rsidRPr="00322C01" w:rsidR="00322C01" w:rsidP="6379542B" w:rsidRDefault="00322C01" w14:paraId="4A68D31F" w14:textId="321985E2">
      <w:pPr>
        <w:rPr>
          <w:ins w:author="Shoeb Memon (SHM)" w:date="2023-03-31T23:03:29.979Z" w:id="1187270659"/>
          <w:b w:val="1"/>
          <w:bCs w:val="1"/>
          <w:i w:val="1"/>
          <w:iCs w:val="1"/>
        </w:rPr>
      </w:pPr>
    </w:p>
    <w:p w:rsidRPr="00322C01" w:rsidR="00322C01" w:rsidP="2E255375" w:rsidRDefault="00322C01" w14:paraId="1B2E1101" w14:textId="658C337D">
      <w:pPr>
        <w:pStyle w:val="Heading2"/>
        <w:bidi w:val="0"/>
        <w:spacing w:before="40" w:beforeAutospacing="off" w:after="0" w:afterAutospacing="off" w:line="240" w:lineRule="auto"/>
        <w:ind w:left="0" w:right="0"/>
        <w:jc w:val="left"/>
        <w:rPr>
          <w:ins w:author="Shoeb Memon (SHM)" w:date="2023-03-31T23:04:00.527Z" w:id="1587114180"/>
        </w:rPr>
        <w:pPrChange w:author="Shoeb Memon (SHM)" w:date="2023-03-31T23:03:50.27Z">
          <w:pPr/>
        </w:pPrChange>
      </w:pPr>
      <w:ins w:author="Shoeb Memon (SHM)" w:date="2023-04-06T00:44:51.209Z" w:id="1472768231">
        <w:r w:rsidR="5DCEDB05">
          <w:t xml:space="preserve">Company </w:t>
        </w:r>
      </w:ins>
      <w:ins w:author="Shoeb Memon (SHM)" w:date="2023-04-03T05:06:59.015Z" w:id="789280978">
        <w:r w:rsidR="3AAA6229">
          <w:t>Overview</w:t>
        </w:r>
      </w:ins>
    </w:p>
    <w:p w:rsidRPr="00322C01" w:rsidR="00322C01" w:rsidP="6379542B" w:rsidRDefault="00322C01" w14:paraId="04086F7D" w14:textId="4C0931F0">
      <w:pPr>
        <w:pStyle w:val="Heading2"/>
        <w:bidi w:val="0"/>
        <w:spacing w:before="40" w:beforeAutospacing="off" w:after="0" w:afterAutospacing="off" w:line="240" w:lineRule="auto"/>
        <w:ind w:left="0" w:right="0"/>
        <w:jc w:val="left"/>
        <w:rPr>
          <w:ins w:author="Shoeb Memon (SHM)" w:date="2023-03-31T22:56:35.143Z" w:id="998603067"/>
        </w:rPr>
      </w:pPr>
      <w:r w:rsidRPr="6379542B" w:rsidR="327FE1D7">
        <w:rPr>
          <w:rPrChange w:author="Shoeb Memon (SHM)" w:date="2023-03-31T23:03:50.275Z" w:id="358778301">
            <w:rPr>
              <w:b w:val="1"/>
              <w:bCs w:val="1"/>
              <w:i w:val="1"/>
              <w:iCs w:val="1"/>
            </w:rPr>
          </w:rPrChange>
        </w:rPr>
        <w:t xml:space="preserve"> </w:t>
      </w:r>
      <w:r w:rsidR="327FE1D7">
        <w:rPr/>
        <w:t xml:space="preserve"> </w:t>
      </w:r>
    </w:p>
    <w:p w:rsidR="6379542B" w:rsidP="6379542B" w:rsidRDefault="6379542B" w14:paraId="7F794208" w14:textId="5B9D3CC9">
      <w:pPr>
        <w:pStyle w:val="Normal"/>
        <w:rPr>
          <w:ins w:author="Shoeb Memon (SHM)" w:date="2023-03-31T22:56:36.149Z" w:id="1349572609"/>
        </w:rPr>
      </w:pPr>
    </w:p>
    <w:p w:rsidR="31B6E610" w:rsidP="6379542B" w:rsidRDefault="31B6E610" w14:paraId="5BBAACE9" w14:textId="1E4107E5">
      <w:pPr>
        <w:pStyle w:val="Normal"/>
        <w:rPr>
          <w:ins w:author="Shoeb Memon (SHM)" w:date="2023-03-31T22:56:40.94Z" w:id="201739771"/>
          <w:rFonts w:ascii="Poppins" w:hAnsi="Poppins" w:eastAsia="" w:cs="" w:eastAsiaTheme="majorEastAsia" w:cstheme="majorBidi"/>
          <w:color w:val="2F5496" w:themeColor="accent1" w:themeTint="FF" w:themeShade="BF"/>
          <w:sz w:val="26"/>
          <w:szCs w:val="26"/>
        </w:rPr>
      </w:pPr>
      <w:ins w:author="Shoeb Memon (SHM)" w:date="2023-03-31T22:56:40.258Z" w:id="2104979079">
        <w:r w:rsidR="31B6E610">
          <w:t>R</w:t>
        </w:r>
        <w:r w:rsidRPr="6379542B" w:rsidR="31B6E610">
          <w:rPr>
            <w:rFonts w:ascii="Poppins" w:hAnsi="Poppins" w:eastAsia="" w:cs="" w:eastAsiaTheme="majorEastAsia" w:cstheme="majorBidi"/>
            <w:color w:val="2F5496" w:themeColor="accent1" w:themeTint="FF" w:themeShade="BF"/>
            <w:sz w:val="26"/>
            <w:szCs w:val="26"/>
            <w:rPrChange w:author="Shoeb Memon (SHM)" w:date="2023-03-31T22:56:46.626Z" w:id="1639014746"/>
          </w:rPr>
          <w:t>equest</w:t>
        </w:r>
      </w:ins>
      <w:ins w:author="Shoeb Memon (SHM)" w:date="2023-04-03T05:07:03.138Z" w:id="1512685194">
        <w:r w:rsidRPr="6379542B" w:rsidR="57BA6233">
          <w:rPr>
            <w:rFonts w:ascii="Poppins" w:hAnsi="Poppins" w:eastAsia="" w:cs="" w:eastAsiaTheme="majorEastAsia" w:cstheme="majorBidi"/>
            <w:color w:val="2F5496" w:themeColor="accent1" w:themeTint="FF" w:themeShade="BF"/>
            <w:sz w:val="26"/>
            <w:szCs w:val="26"/>
          </w:rPr>
          <w:t>ing</w:t>
        </w:r>
      </w:ins>
      <w:ins w:author="Shoeb Memon (SHM)" w:date="2023-03-31T22:56:40.258Z" w:id="1626796867">
        <w:r w:rsidRPr="6379542B" w:rsidR="31B6E610">
          <w:rPr>
            <w:rFonts w:ascii="Poppins" w:hAnsi="Poppins" w:eastAsia="" w:cs="" w:eastAsiaTheme="majorEastAsia" w:cstheme="majorBidi"/>
            <w:color w:val="2F5496" w:themeColor="accent1" w:themeTint="FF" w:themeShade="BF"/>
            <w:sz w:val="26"/>
            <w:szCs w:val="26"/>
            <w:rPrChange w:author="Shoeb Memon (SHM)" w:date="2023-03-31T22:56:46.626Z" w:id="149803676"/>
          </w:rPr>
          <w:t xml:space="preserve"> Support</w:t>
        </w:r>
      </w:ins>
    </w:p>
    <w:p w:rsidR="3E81DAD9" w:rsidP="6379542B" w:rsidRDefault="3E81DAD9" w14:paraId="78B14010" w14:textId="0E5B5F56">
      <w:pPr>
        <w:pStyle w:val="Normal"/>
        <w:rPr>
          <w:del w:author="Shoeb Memon (SHM)" w:date="2023-03-31T22:57:17.106Z" w:id="1391283832"/>
        </w:rPr>
      </w:pPr>
      <w:ins w:author="Shoeb Memon (SHM)" w:date="2023-03-31T23:05:15.725Z" w:id="2139654623">
        <w:r w:rsidRPr="6379542B" w:rsidR="3E81DAD9">
          <w:rPr>
            <w:rFonts w:ascii="Mulish" w:hAnsi="Mulish" w:eastAsia="Times New Roman" w:cs="Times New Roman"/>
            <w:sz w:val="24"/>
            <w:szCs w:val="24"/>
          </w:rPr>
          <w:t xml:space="preserve">The portal lets users </w:t>
        </w:r>
        <w:r w:rsidRPr="6379542B" w:rsidR="3E81DAD9">
          <w:rPr>
            <w:rFonts w:ascii="Mulish" w:hAnsi="Mulish" w:eastAsia="Times New Roman" w:cs="Times New Roman"/>
            <w:sz w:val="24"/>
            <w:szCs w:val="24"/>
          </w:rPr>
          <w:t>submit</w:t>
        </w:r>
        <w:r w:rsidRPr="6379542B" w:rsidR="3E81DAD9">
          <w:rPr>
            <w:rFonts w:ascii="Mulish" w:hAnsi="Mulish" w:eastAsia="Times New Roman" w:cs="Times New Roman"/>
            <w:sz w:val="24"/>
            <w:szCs w:val="24"/>
          </w:rPr>
          <w:t xml:space="preserve"> support cases using the Customer self-service functionality.</w:t>
        </w:r>
      </w:ins>
      <w:ins w:author="Shoeb Memon (SHM)" w:date="2023-03-31T22:58:29.136Z" w:id="1644263346">
        <w:r w:rsidRPr="6379542B" w:rsidR="02DC9A3A">
          <w:rPr>
            <w:rFonts w:ascii="Mulish" w:hAnsi="Mulish" w:eastAsia="Times New Roman" w:cs="Times New Roman"/>
            <w:sz w:val="24"/>
            <w:szCs w:val="24"/>
            <w:rPrChange w:author="Shoeb Memon (SHM)" w:date="2023-03-31T23:00:40.155Z" w:id="1105146323"/>
          </w:rPr>
          <w:t xml:space="preserve"> </w:t>
        </w:r>
      </w:ins>
      <w:ins w:author="Shoeb Memon (SHM)" w:date="2023-03-31T23:00:25.538Z" w:id="1965386934">
        <w:r w:rsidRPr="6379542B" w:rsidR="1361056B">
          <w:rPr>
            <w:rFonts w:ascii="Mulish" w:hAnsi="Mulish" w:eastAsia="Times New Roman" w:cs="Times New Roman"/>
            <w:sz w:val="24"/>
            <w:szCs w:val="24"/>
            <w:rPrChange w:author="Shoeb Memon (SHM)" w:date="2023-03-31T23:00:40.156Z" w:id="1869287361"/>
          </w:rPr>
          <w:t xml:space="preserve">To </w:t>
        </w:r>
      </w:ins>
      <w:ins w:author="Shoeb Memon (SHM)" w:date="2023-03-31T23:00:59.796Z" w:id="1472003063">
        <w:r w:rsidRPr="6379542B" w:rsidR="1361056B">
          <w:rPr>
            <w:rFonts w:ascii="Mulish" w:hAnsi="Mulish" w:eastAsia="Times New Roman" w:cs="Times New Roman"/>
            <w:sz w:val="24"/>
            <w:szCs w:val="24"/>
          </w:rPr>
          <w:t>submit</w:t>
        </w:r>
        <w:r w:rsidRPr="6379542B" w:rsidR="1361056B">
          <w:rPr>
            <w:rFonts w:ascii="Mulish" w:hAnsi="Mulish" w:eastAsia="Times New Roman" w:cs="Times New Roman"/>
            <w:sz w:val="24"/>
            <w:szCs w:val="24"/>
          </w:rPr>
          <w:t xml:space="preserve"> a su</w:t>
        </w:r>
      </w:ins>
      <w:ins w:author="Shoeb Memon (SHM)" w:date="2023-03-31T23:01:02.333Z" w:id="2110209712">
        <w:r w:rsidRPr="6379542B" w:rsidR="1361056B">
          <w:rPr>
            <w:rFonts w:ascii="Mulish" w:hAnsi="Mulish" w:eastAsia="Times New Roman" w:cs="Times New Roman"/>
            <w:sz w:val="24"/>
            <w:szCs w:val="24"/>
          </w:rPr>
          <w:t>pport request</w:t>
        </w:r>
      </w:ins>
      <w:ins w:author="Shoeb Memon (SHM)" w:date="2023-03-31T23:00:25.538Z" w:id="1264534336">
        <w:r w:rsidRPr="6379542B" w:rsidR="1361056B">
          <w:rPr>
            <w:rFonts w:ascii="Mulish" w:hAnsi="Mulish" w:eastAsia="Times New Roman" w:cs="Times New Roman"/>
            <w:sz w:val="24"/>
            <w:szCs w:val="24"/>
            <w:rPrChange w:author="Shoeb Memon (SHM)" w:date="2023-03-31T23:00:40.156Z" w:id="1749589644"/>
          </w:rPr>
          <w:t xml:space="preserve"> (</w:t>
        </w:r>
      </w:ins>
      <w:ins w:author="Shoeb Memon (SHM)" w:date="2023-03-31T23:01:06.688Z" w:id="1191363159">
        <w:r w:rsidRPr="6379542B" w:rsidR="1361056B">
          <w:rPr>
            <w:rFonts w:ascii="Mulish" w:hAnsi="Mulish" w:eastAsia="Times New Roman" w:cs="Times New Roman"/>
            <w:sz w:val="24"/>
            <w:szCs w:val="24"/>
          </w:rPr>
          <w:t>Case</w:t>
        </w:r>
      </w:ins>
      <w:ins w:author="Shoeb Memon (SHM)" w:date="2023-03-31T23:00:25.538Z" w:id="1695923873">
        <w:r w:rsidRPr="6379542B" w:rsidR="1361056B">
          <w:rPr>
            <w:rFonts w:ascii="Mulish" w:hAnsi="Mulish" w:eastAsia="Times New Roman" w:cs="Times New Roman"/>
            <w:sz w:val="24"/>
            <w:szCs w:val="24"/>
            <w:rPrChange w:author="Shoeb Memon (SHM)" w:date="2023-03-31T23:00:40.156Z" w:id="1914613331"/>
          </w:rPr>
          <w:t xml:space="preserve">), the </w:t>
        </w:r>
        <w:r w:rsidRPr="6379542B" w:rsidR="1361056B">
          <w:rPr>
            <w:rFonts w:ascii="Mulish" w:hAnsi="Mulish" w:eastAsia="Times New Roman" w:cs="Times New Roman"/>
            <w:sz w:val="24"/>
            <w:szCs w:val="24"/>
            <w:rPrChange w:author="Shoeb Memon (SHM)" w:date="2023-03-31T23:00:40.156Z" w:id="209155395"/>
          </w:rPr>
          <w:t xml:space="preserve">user would ensure they are logged in, navigate to </w:t>
        </w:r>
      </w:ins>
      <w:ins w:author="Shoeb Memon (SHM)" w:date="2023-03-31T23:05:19.774Z" w:id="1823496272">
        <w:r w:rsidRPr="6379542B" w:rsidR="43164A4C">
          <w:rPr>
            <w:rFonts w:ascii="Mulish" w:hAnsi="Mulish" w:eastAsia="Times New Roman" w:cs="Times New Roman"/>
            <w:sz w:val="24"/>
            <w:szCs w:val="24"/>
          </w:rPr>
          <w:t>Support,</w:t>
        </w:r>
      </w:ins>
      <w:ins w:author="Shoeb Memon (SHM)" w:date="2023-03-31T23:01:20.138Z" w:id="628470086">
        <w:r w:rsidRPr="6379542B" w:rsidR="1361056B">
          <w:rPr>
            <w:rFonts w:ascii="Mulish" w:hAnsi="Mulish" w:eastAsia="Times New Roman" w:cs="Times New Roman"/>
            <w:sz w:val="24"/>
            <w:szCs w:val="24"/>
          </w:rPr>
          <w:t xml:space="preserve"> </w:t>
        </w:r>
      </w:ins>
      <w:ins w:author="Shoeb Memon (SHM)" w:date="2023-03-31T23:00:25.538Z" w:id="855683977">
        <w:r w:rsidRPr="6379542B" w:rsidR="1361056B">
          <w:rPr>
            <w:rFonts w:ascii="Mulish" w:hAnsi="Mulish" w:eastAsia="Times New Roman" w:cs="Times New Roman"/>
            <w:sz w:val="24"/>
            <w:szCs w:val="24"/>
            <w:rPrChange w:author="Shoeb Memon (SHM)" w:date="2023-03-31T23:00:40.156Z" w:id="108535"/>
          </w:rPr>
          <w:t xml:space="preserve">and select </w:t>
        </w:r>
        <w:r w:rsidRPr="6379542B" w:rsidR="1361056B">
          <w:rPr>
            <w:rFonts w:ascii="Mulish" w:hAnsi="Mulish" w:eastAsia="Times New Roman" w:cs="Times New Roman"/>
            <w:sz w:val="24"/>
            <w:szCs w:val="24"/>
            <w:rPrChange w:author="Shoeb Memon (SHM)" w:date="2023-03-31T23:00:40.157Z" w:id="1035877002">
              <w:rPr>
                <w:b w:val="1"/>
                <w:bCs w:val="1"/>
              </w:rPr>
            </w:rPrChange>
          </w:rPr>
          <w:t xml:space="preserve">Create </w:t>
        </w:r>
        <w:r w:rsidRPr="6379542B" w:rsidR="1361056B">
          <w:rPr>
            <w:rFonts w:ascii="Mulish" w:hAnsi="Mulish" w:eastAsia="Times New Roman" w:cs="Times New Roman"/>
            <w:sz w:val="24"/>
            <w:szCs w:val="24"/>
            <w:rPrChange w:author="Shoeb Memon (SHM)" w:date="2023-03-31T23:00:40.159Z" w:id="1970880011"/>
          </w:rPr>
          <w:t xml:space="preserve">in the top right corner of the </w:t>
        </w:r>
      </w:ins>
      <w:ins w:author="Shoeb Memon (SHM)" w:date="2023-03-31T23:01:57.666Z" w:id="482009935">
        <w:r w:rsidRPr="6379542B" w:rsidR="51DB0265">
          <w:rPr>
            <w:rFonts w:ascii="Mulish" w:hAnsi="Mulish" w:eastAsia="Times New Roman" w:cs="Times New Roman"/>
            <w:sz w:val="24"/>
            <w:szCs w:val="24"/>
          </w:rPr>
          <w:t>List of support cases</w:t>
        </w:r>
      </w:ins>
      <w:ins w:author="Shoeb Memon (SHM)" w:date="2023-03-31T23:00:25.538Z" w:id="1388161455">
        <w:r w:rsidRPr="6379542B" w:rsidR="1361056B">
          <w:rPr>
            <w:rFonts w:ascii="Mulish" w:hAnsi="Mulish" w:eastAsia="Times New Roman" w:cs="Times New Roman"/>
            <w:sz w:val="24"/>
            <w:szCs w:val="24"/>
            <w:rPrChange w:author="Shoeb Memon (SHM)" w:date="2023-03-31T23:00:40.159Z" w:id="299677529"/>
          </w:rPr>
          <w:t xml:space="preserve">. The user would fill out the form by </w:t>
        </w:r>
        <w:r w:rsidRPr="6379542B" w:rsidR="1361056B">
          <w:rPr>
            <w:rFonts w:ascii="Mulish" w:hAnsi="Mulish" w:eastAsia="Times New Roman" w:cs="Times New Roman"/>
            <w:sz w:val="24"/>
            <w:szCs w:val="24"/>
            <w:rPrChange w:author="Shoeb Memon (SHM)" w:date="2023-03-31T23:00:40.159Z" w:id="1801132383"/>
          </w:rPr>
          <w:t>providing</w:t>
        </w:r>
        <w:r w:rsidRPr="6379542B" w:rsidR="1361056B">
          <w:rPr>
            <w:rFonts w:ascii="Mulish" w:hAnsi="Mulish" w:eastAsia="Times New Roman" w:cs="Times New Roman"/>
            <w:sz w:val="24"/>
            <w:szCs w:val="24"/>
            <w:rPrChange w:author="Shoeb Memon (SHM)" w:date="2023-03-31T23:00:40.159Z" w:id="1342107301"/>
          </w:rPr>
          <w:t xml:space="preserve"> </w:t>
        </w:r>
      </w:ins>
      <w:ins w:author="Shoeb Memon (SHM)" w:date="2023-03-31T23:02:49.86Z" w:id="322041058">
        <w:r w:rsidRPr="6379542B" w:rsidR="60E086EE">
          <w:rPr>
            <w:rFonts w:ascii="Mulish" w:hAnsi="Mulish" w:eastAsia="Times New Roman" w:cs="Times New Roman"/>
            <w:sz w:val="24"/>
            <w:szCs w:val="24"/>
          </w:rPr>
          <w:t>Case Title, Case Type, Priority &amp; Case Description</w:t>
        </w:r>
      </w:ins>
      <w:ins w:author="Shoeb Memon (SHM)" w:date="2023-03-31T23:00:25.538Z" w:id="1220156713">
        <w:r w:rsidRPr="6379542B" w:rsidR="1361056B">
          <w:rPr>
            <w:rFonts w:ascii="Mulish" w:hAnsi="Mulish" w:eastAsia="Times New Roman" w:cs="Times New Roman"/>
            <w:sz w:val="24"/>
            <w:szCs w:val="24"/>
            <w:rPrChange w:author="Shoeb Memon (SHM)" w:date="2023-03-31T23:00:40.159Z" w:id="281482807"/>
          </w:rPr>
          <w:t xml:space="preserve">). The Company Name </w:t>
        </w:r>
      </w:ins>
      <w:ins w:author="Shoeb Memon (SHM)" w:date="2023-03-31T23:02:57.421Z" w:id="2127006713">
        <w:r w:rsidRPr="6379542B" w:rsidR="0D88DEEE">
          <w:rPr>
            <w:rFonts w:ascii="Mulish" w:hAnsi="Mulish" w:eastAsia="Times New Roman" w:cs="Times New Roman"/>
            <w:sz w:val="24"/>
            <w:szCs w:val="24"/>
          </w:rPr>
          <w:t xml:space="preserve">&amp; Contact </w:t>
        </w:r>
      </w:ins>
      <w:ins w:author="Shoeb Memon (SHM)" w:date="2023-03-31T23:00:25.538Z" w:id="405767657">
        <w:r w:rsidRPr="6379542B" w:rsidR="1361056B">
          <w:rPr>
            <w:rFonts w:ascii="Mulish" w:hAnsi="Mulish" w:eastAsia="Times New Roman" w:cs="Times New Roman"/>
            <w:sz w:val="24"/>
            <w:szCs w:val="24"/>
            <w:rPrChange w:author="Shoeb Memon (SHM)" w:date="2023-03-31T23:00:40.159Z" w:id="998528085"/>
          </w:rPr>
          <w:t xml:space="preserve">is selected by default based on the authentication of the original user. </w:t>
        </w:r>
      </w:ins>
      <w:ins w:author="Shoeb Memon (SHM)" w:date="2023-03-31T23:05:07.954Z" w:id="822976008">
        <w:r w:rsidRPr="6379542B" w:rsidR="0C56C604">
          <w:rPr>
            <w:rFonts w:ascii="Mulish" w:hAnsi="Mulish" w:eastAsia="Times New Roman" w:cs="Times New Roman"/>
            <w:sz w:val="24"/>
            <w:szCs w:val="24"/>
          </w:rPr>
          <w:t>Users</w:t>
        </w:r>
      </w:ins>
      <w:ins w:author="Shoeb Memon (SHM)" w:date="2023-03-31T23:04:52.212Z" w:id="1790872840">
        <w:r w:rsidRPr="6379542B" w:rsidR="0C56C604">
          <w:rPr>
            <w:rFonts w:ascii="Mulish" w:hAnsi="Mulish" w:eastAsia="Times New Roman" w:cs="Times New Roman"/>
            <w:sz w:val="24"/>
            <w:szCs w:val="24"/>
          </w:rPr>
          <w:t xml:space="preserve"> can optionally also attach a supporting file</w:t>
        </w:r>
      </w:ins>
      <w:ins w:author="Shoeb Memon (SHM)" w:date="2023-03-31T23:05:23.588Z" w:id="101310240">
        <w:r w:rsidRPr="6379542B" w:rsidR="0C56C604">
          <w:rPr>
            <w:rFonts w:ascii="Mulish" w:hAnsi="Mulish" w:eastAsia="Times New Roman" w:cs="Times New Roman"/>
            <w:sz w:val="24"/>
            <w:szCs w:val="24"/>
          </w:rPr>
          <w:t>/</w:t>
        </w:r>
        <w:r w:rsidRPr="6379542B" w:rsidR="16BCDAB5">
          <w:rPr>
            <w:rFonts w:ascii="Mulish" w:hAnsi="Mulish" w:eastAsia="Times New Roman" w:cs="Times New Roman"/>
            <w:sz w:val="24"/>
            <w:szCs w:val="24"/>
          </w:rPr>
          <w:t>document to</w:t>
        </w:r>
      </w:ins>
      <w:ins w:author="Shoeb Memon (SHM)" w:date="2023-03-31T23:04:52.212Z" w:id="819244799">
        <w:r w:rsidRPr="6379542B" w:rsidR="0C56C604">
          <w:rPr>
            <w:rFonts w:ascii="Mulish" w:hAnsi="Mulish" w:eastAsia="Times New Roman" w:cs="Times New Roman"/>
            <w:sz w:val="24"/>
            <w:szCs w:val="24"/>
          </w:rPr>
          <w:t xml:space="preserve"> the </w:t>
        </w:r>
      </w:ins>
      <w:ins w:author="Shoeb Memon (SHM)" w:date="2023-03-31T23:05:36.561Z" w:id="1849260612">
        <w:r w:rsidRPr="6379542B" w:rsidR="2845EEB2">
          <w:rPr>
            <w:rFonts w:ascii="Mulish" w:hAnsi="Mulish" w:eastAsia="Times New Roman" w:cs="Times New Roman"/>
            <w:sz w:val="24"/>
            <w:szCs w:val="24"/>
          </w:rPr>
          <w:t xml:space="preserve">request (Case). </w:t>
        </w:r>
      </w:ins>
      <w:ins w:author="Shoeb Memon (SHM)" w:date="2023-03-31T23:00:25.538Z" w:id="1734592678">
        <w:r w:rsidRPr="6379542B" w:rsidR="1361056B">
          <w:rPr>
            <w:rFonts w:ascii="Mulish" w:hAnsi="Mulish" w:eastAsia="Times New Roman" w:cs="Times New Roman"/>
            <w:sz w:val="24"/>
            <w:szCs w:val="24"/>
            <w:rPrChange w:author="Shoeb Memon (SHM)" w:date="2023-03-31T23:00:40.159Z" w:id="657001217"/>
          </w:rPr>
          <w:t>Once the form is complete, the user will select</w:t>
        </w:r>
        <w:r w:rsidR="1361056B">
          <w:t xml:space="preserve"> </w:t>
        </w:r>
        <w:r w:rsidRPr="6379542B" w:rsidR="1361056B">
          <w:rPr>
            <w:b w:val="1"/>
            <w:bCs w:val="1"/>
          </w:rPr>
          <w:t>Submit</w:t>
        </w:r>
        <w:r w:rsidR="1361056B">
          <w:t>.</w:t>
        </w:r>
      </w:ins>
    </w:p>
    <w:p w:rsidR="0504F1B1" w:rsidP="0504F1B1" w:rsidRDefault="0504F1B1" w14:paraId="25B9D6F0" w14:textId="52689A2B">
      <w:pPr>
        <w:pStyle w:val="Normal"/>
      </w:pPr>
    </w:p>
    <w:p w:rsidR="0504F1B1" w:rsidP="0504F1B1" w:rsidRDefault="0504F1B1" w14:paraId="45993DEC" w14:textId="4E56D0A3">
      <w:pPr>
        <w:pStyle w:val="Normal"/>
      </w:pPr>
      <w:commentRangeStart w:id="1031139870"/>
      <w:commentRangeStart w:id="1619547680"/>
      <w:commentRangeEnd w:id="1031139870"/>
      <w:r>
        <w:rPr>
          <w:rStyle w:val="CommentReference"/>
        </w:rPr>
        <w:commentReference w:id="1031139870"/>
      </w:r>
      <w:commentRangeEnd w:id="1619547680"/>
      <w:r>
        <w:rPr>
          <w:rStyle w:val="CommentReference"/>
        </w:rPr>
        <w:commentReference w:id="1619547680"/>
      </w:r>
    </w:p>
    <w:p w:rsidR="00403C35" w:rsidP="00403C35" w:rsidRDefault="00403C35" w14:paraId="53729BD7" w14:textId="37D04612">
      <w:pPr>
        <w:pStyle w:val="Heading2"/>
      </w:pPr>
      <w:r>
        <w:lastRenderedPageBreak/>
        <w:t>Payment of Invoices</w:t>
      </w:r>
    </w:p>
    <w:p w:rsidRPr="00403C35" w:rsidR="00403C35" w:rsidP="00403C35" w:rsidRDefault="00403C35" w14:paraId="24DE65BD" w14:textId="1A55CC22">
      <w:r>
        <w:t xml:space="preserve">The portal enables portal users (Customers) to make payments on open invoices. </w:t>
      </w:r>
      <w:r w:rsidRPr="00403C35">
        <w:t>The high-level components involved and interaction between them are as explained below.</w:t>
      </w:r>
    </w:p>
    <w:p w:rsidRPr="00403C35" w:rsidR="00403C35" w:rsidP="00403C35" w:rsidRDefault="00403C35" w14:paraId="02F1D9FB" w14:textId="20BAC38F">
      <w:pPr>
        <w:jc w:val="center"/>
      </w:pPr>
      <w:r w:rsidRPr="00403C35">
        <w:fldChar w:fldCharType="begin"/>
      </w:r>
      <w:r w:rsidRPr="00403C35">
        <w:instrText xml:space="preserve"> INCLUDEPICTURE "https://miro.medium.com/max/1084/0*FyLrCMYQBK_sIUwa" \* MERGEFORMATINET </w:instrText>
      </w:r>
      <w:r w:rsidRPr="00403C35">
        <w:fldChar w:fldCharType="separate"/>
      </w:r>
      <w:r w:rsidRPr="00403C35">
        <w:rPr>
          <w:noProof/>
        </w:rPr>
        <w:drawing>
          <wp:inline distT="0" distB="0" distL="0" distR="0" wp14:anchorId="569ECAFE" wp14:editId="471522B3">
            <wp:extent cx="4667416" cy="2473830"/>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208" cy="2479020"/>
                    </a:xfrm>
                    <a:prstGeom prst="rect">
                      <a:avLst/>
                    </a:prstGeom>
                    <a:noFill/>
                    <a:ln>
                      <a:noFill/>
                    </a:ln>
                  </pic:spPr>
                </pic:pic>
              </a:graphicData>
            </a:graphic>
          </wp:inline>
        </w:drawing>
      </w:r>
      <w:r w:rsidRPr="00403C35">
        <w:fldChar w:fldCharType="end"/>
      </w:r>
    </w:p>
    <w:p w:rsidRPr="00403C35" w:rsidR="00403C35" w:rsidP="00403C35" w:rsidRDefault="00403C35" w14:paraId="39D58584" w14:textId="3C6AFB7B">
      <w:pPr>
        <w:pStyle w:val="ListParagraph"/>
        <w:numPr>
          <w:ilvl w:val="0"/>
          <w:numId w:val="9"/>
        </w:numPr>
        <w:rPr/>
      </w:pPr>
      <w:commentRangeStart w:id="2074977131"/>
      <w:commentRangeStart w:id="240184432"/>
      <w:r w:rsidR="00403C35">
        <w:rPr/>
        <w:t>The</w:t>
      </w:r>
      <w:r w:rsidR="00403C35">
        <w:rPr/>
        <w:t xml:space="preserve"> application consisting of server and client-side </w:t>
      </w:r>
      <w:r w:rsidR="00403C35">
        <w:rPr/>
        <w:t>renders</w:t>
      </w:r>
      <w:r w:rsidR="00403C35">
        <w:rPr/>
        <w:t xml:space="preserve"> the UI necessary</w:t>
      </w:r>
    </w:p>
    <w:p w:rsidRPr="00403C35" w:rsidR="00403C35" w:rsidP="00403C35" w:rsidRDefault="00403C35" w14:paraId="4F6FEC93" w14:textId="1CAD2F3E">
      <w:pPr>
        <w:pStyle w:val="ListParagraph"/>
        <w:numPr>
          <w:ilvl w:val="0"/>
          <w:numId w:val="9"/>
        </w:numPr>
      </w:pPr>
      <w:r w:rsidRPr="00403C35">
        <w:t>On the client side (web page)</w:t>
      </w:r>
      <w:r>
        <w:t>, we will</w:t>
      </w:r>
      <w:r w:rsidRPr="00403C35">
        <w:t xml:space="preserve"> use </w:t>
      </w:r>
      <w:r>
        <w:t>the</w:t>
      </w:r>
      <w:r w:rsidRPr="00403C35">
        <w:t xml:space="preserve"> payment gateway’s embedded form to capture the credit card details which will send it to the payment gateway directly bypassing your application, but advising you some kind of a reference (or token or </w:t>
      </w:r>
      <w:hyperlink w:tgtFrame="_blank" w:history="1" r:id="rId9">
        <w:r w:rsidRPr="00403C35">
          <w:rPr>
            <w:color w:val="0000FF"/>
            <w:u w:val="single"/>
          </w:rPr>
          <w:t>nonce</w:t>
        </w:r>
      </w:hyperlink>
      <w:r w:rsidRPr="00403C35">
        <w:t>) associated with that transaction.</w:t>
      </w:r>
    </w:p>
    <w:p w:rsidRPr="00403C35" w:rsidR="00403C35" w:rsidP="00403C35" w:rsidRDefault="00403C35" w14:paraId="13D39228" w14:textId="7B0959C1">
      <w:pPr>
        <w:pStyle w:val="ListParagraph"/>
        <w:numPr>
          <w:ilvl w:val="0"/>
          <w:numId w:val="9"/>
        </w:numPr>
        <w:rPr/>
      </w:pPr>
      <w:r w:rsidR="00403C35">
        <w:rPr/>
        <w:t xml:space="preserve">The </w:t>
      </w:r>
      <w:r w:rsidR="00403C35">
        <w:rPr/>
        <w:t>application then retrieves the payment status from the payment gateway using that reference.</w:t>
      </w:r>
      <w:commentRangeEnd w:id="2074977131"/>
      <w:r>
        <w:rPr>
          <w:rStyle w:val="CommentReference"/>
        </w:rPr>
        <w:commentReference w:id="2074977131"/>
      </w:r>
      <w:commentRangeEnd w:id="240184432"/>
      <w:r>
        <w:rPr>
          <w:rStyle w:val="CommentReference"/>
        </w:rPr>
        <w:commentReference w:id="240184432"/>
      </w:r>
    </w:p>
    <w:p w:rsidR="00536B1F" w:rsidP="00403C35" w:rsidRDefault="00536B1F" w14:paraId="7EB5FF26" w14:textId="77777777"/>
    <w:p w:rsidRPr="00403C35" w:rsidR="00403C35" w:rsidP="00403C35" w:rsidRDefault="00536B1F" w14:paraId="369AB856" w14:textId="56D32EC4">
      <w:r>
        <w:t>The</w:t>
      </w:r>
      <w:r w:rsidRPr="00403C35" w:rsidR="00403C35">
        <w:t xml:space="preserve"> application will not “see” the client customers details, but only operates using abstract references.</w:t>
      </w:r>
    </w:p>
    <w:p w:rsidRPr="00403C35" w:rsidR="00403C35" w:rsidP="00403C35" w:rsidRDefault="00403C35" w14:paraId="6B2664C9" w14:textId="77777777"/>
    <w:p w:rsidRPr="00403C35" w:rsidR="00403C35" w:rsidP="00403C35" w:rsidRDefault="00403C35" w14:paraId="3D0D1870" w14:textId="270A4EDD">
      <w:r w:rsidRPr="00403C35">
        <w:t>The whole solution will consist of the following elements:</w:t>
      </w:r>
    </w:p>
    <w:p w:rsidRPr="00403C35" w:rsidR="00403C35" w:rsidP="00403C35" w:rsidRDefault="00403C35" w14:paraId="3A6F5090" w14:textId="77777777">
      <w:pPr>
        <w:pStyle w:val="ListParagraph"/>
        <w:numPr>
          <w:ilvl w:val="0"/>
          <w:numId w:val="11"/>
        </w:numPr>
        <w:rPr>
          <w:rFonts w:cs="Segoe UI"/>
        </w:rPr>
      </w:pPr>
      <w:proofErr w:type="spellStart"/>
      <w:r w:rsidRPr="00403C35">
        <w:rPr>
          <w:rFonts w:cs="Segoe UI"/>
        </w:rPr>
        <w:t>eWAY</w:t>
      </w:r>
      <w:proofErr w:type="spellEnd"/>
      <w:r w:rsidRPr="00403C35">
        <w:rPr>
          <w:rFonts w:cs="Segoe UI"/>
        </w:rPr>
        <w:t xml:space="preserve"> payment gateway — you’ll need to create a (free sandbox) account there.</w:t>
      </w:r>
    </w:p>
    <w:p w:rsidRPr="00403C35" w:rsidR="00403C35" w:rsidP="00403C35" w:rsidRDefault="00403C35" w14:paraId="5B726FEA" w14:textId="77777777">
      <w:pPr>
        <w:pStyle w:val="ListParagraph"/>
        <w:numPr>
          <w:ilvl w:val="0"/>
          <w:numId w:val="11"/>
        </w:numPr>
        <w:rPr>
          <w:rFonts w:cs="Segoe UI"/>
        </w:rPr>
      </w:pPr>
      <w:r w:rsidRPr="00403C35">
        <w:rPr>
          <w:rFonts w:cs="Segoe UI"/>
        </w:rPr>
        <w:t>CDS entity “Payment” which will represent a record of a successful payment</w:t>
      </w:r>
    </w:p>
    <w:p w:rsidRPr="00403C35" w:rsidR="00403C35" w:rsidP="00403C35" w:rsidRDefault="00403C35" w14:paraId="503C4869" w14:textId="77777777">
      <w:pPr>
        <w:pStyle w:val="ListParagraph"/>
        <w:numPr>
          <w:ilvl w:val="0"/>
          <w:numId w:val="11"/>
        </w:numPr>
        <w:rPr>
          <w:rFonts w:cs="Segoe UI"/>
        </w:rPr>
      </w:pPr>
      <w:r w:rsidRPr="00403C35">
        <w:rPr>
          <w:rFonts w:cs="Segoe UI"/>
        </w:rPr>
        <w:t xml:space="preserve">The payment page which embeds the </w:t>
      </w:r>
      <w:proofErr w:type="spellStart"/>
      <w:r w:rsidRPr="00403C35">
        <w:rPr>
          <w:rFonts w:cs="Segoe UI"/>
        </w:rPr>
        <w:t>eWAYs</w:t>
      </w:r>
      <w:proofErr w:type="spellEnd"/>
      <w:r w:rsidRPr="00403C35">
        <w:rPr>
          <w:rFonts w:cs="Segoe UI"/>
        </w:rPr>
        <w:t xml:space="preserve"> “Pay now button”.</w:t>
      </w:r>
    </w:p>
    <w:p w:rsidRPr="00403C35" w:rsidR="00403C35" w:rsidP="00403C35" w:rsidRDefault="00403C35" w14:paraId="33B2CD45" w14:textId="77777777">
      <w:pPr>
        <w:pStyle w:val="ListParagraph"/>
        <w:numPr>
          <w:ilvl w:val="0"/>
          <w:numId w:val="11"/>
        </w:numPr>
        <w:rPr>
          <w:rFonts w:cs="Segoe UI"/>
        </w:rPr>
      </w:pPr>
      <w:r w:rsidRPr="00403C35">
        <w:rPr>
          <w:rFonts w:cs="Segoe UI"/>
        </w:rPr>
        <w:t>Processing page that will request payment status information and submits the record in CDS</w:t>
      </w:r>
    </w:p>
    <w:p w:rsidRPr="00403C35" w:rsidR="00403C35" w:rsidP="00403C35" w:rsidRDefault="00403C35" w14:paraId="6D79A3D5" w14:textId="77777777">
      <w:pPr>
        <w:pStyle w:val="ListParagraph"/>
        <w:numPr>
          <w:ilvl w:val="0"/>
          <w:numId w:val="11"/>
        </w:numPr>
        <w:rPr>
          <w:rFonts w:cs="Segoe UI"/>
        </w:rPr>
      </w:pPr>
      <w:r w:rsidRPr="00403C35">
        <w:rPr>
          <w:rFonts w:cs="Segoe UI"/>
        </w:rPr>
        <w:t>Receipt page that will display the transaction reference — this can be replaced with your business process (</w:t>
      </w:r>
      <w:proofErr w:type="gramStart"/>
      <w:r w:rsidRPr="00403C35">
        <w:rPr>
          <w:rFonts w:cs="Segoe UI"/>
        </w:rPr>
        <w:t>e.g.</w:t>
      </w:r>
      <w:proofErr w:type="gramEnd"/>
      <w:r w:rsidRPr="00403C35">
        <w:rPr>
          <w:rFonts w:cs="Segoe UI"/>
        </w:rPr>
        <w:t xml:space="preserve"> allocate resources, open access, dispatch goods </w:t>
      </w:r>
      <w:proofErr w:type="spellStart"/>
      <w:r w:rsidRPr="00403C35">
        <w:rPr>
          <w:rFonts w:cs="Segoe UI"/>
        </w:rPr>
        <w:t>etc</w:t>
      </w:r>
      <w:proofErr w:type="spellEnd"/>
      <w:r w:rsidRPr="00403C35">
        <w:rPr>
          <w:rFonts w:cs="Segoe UI"/>
        </w:rPr>
        <w:t>).</w:t>
      </w:r>
    </w:p>
    <w:p w:rsidRPr="00403C35" w:rsidR="00403C35" w:rsidP="00403C35" w:rsidRDefault="00403C35" w14:paraId="6E8F256D" w14:textId="77777777">
      <w:pPr>
        <w:pStyle w:val="ListParagraph"/>
        <w:numPr>
          <w:ilvl w:val="0"/>
          <w:numId w:val="11"/>
        </w:numPr>
        <w:rPr>
          <w:rFonts w:cs="Segoe UI"/>
        </w:rPr>
      </w:pPr>
      <w:r w:rsidRPr="00403C35">
        <w:rPr>
          <w:rFonts w:cs="Segoe UI"/>
        </w:rPr>
        <w:t>Portal Entity Form for submitting a new Payments record.</w:t>
      </w:r>
    </w:p>
    <w:p w:rsidR="00403C35" w:rsidP="00403C35" w:rsidRDefault="00403C35" w14:paraId="049BBAF7" w14:textId="6236976E">
      <w:pPr>
        <w:pStyle w:val="ListParagraph"/>
        <w:numPr>
          <w:ilvl w:val="0"/>
          <w:numId w:val="11"/>
        </w:numPr>
        <w:rPr>
          <w:rFonts w:cs="Segoe UI"/>
        </w:rPr>
      </w:pPr>
      <w:r w:rsidRPr="00403C35">
        <w:rPr>
          <w:rFonts w:cs="Segoe UI"/>
        </w:rPr>
        <w:t>An Azure Function which will help us to avoid writing a plugin for Portal.</w:t>
      </w:r>
    </w:p>
    <w:p w:rsidRPr="00403C35" w:rsidR="00536B1F" w:rsidP="73F049FF" w:rsidRDefault="00536B1F" w14:paraId="635C43E8" w14:textId="77777777">
      <w:pPr>
        <w:rPr>
          <w:rFonts w:cs="Segoe UI"/>
        </w:rPr>
      </w:pPr>
    </w:p>
    <w:p w:rsidR="3D1D66D5" w:rsidP="73F049FF" w:rsidRDefault="3D1D66D5" w14:paraId="6D976CB8" w14:textId="14BFC632">
      <w:pPr>
        <w:pStyle w:val="Heading3"/>
      </w:pPr>
      <w:proofErr w:type="spellStart"/>
      <w:r>
        <w:lastRenderedPageBreak/>
        <w:t>EWay</w:t>
      </w:r>
      <w:proofErr w:type="spellEnd"/>
      <w:r>
        <w:t xml:space="preserve"> Partner </w:t>
      </w:r>
      <w:proofErr w:type="spellStart"/>
      <w:r>
        <w:t>SandBox</w:t>
      </w:r>
      <w:proofErr w:type="spellEnd"/>
      <w:r>
        <w:t xml:space="preserve"> Credentials: </w:t>
      </w:r>
    </w:p>
    <w:tbl>
      <w:tblPr>
        <w:tblStyle w:val="GridTable4-Accent1"/>
        <w:tblW w:w="0" w:type="auto"/>
        <w:tblLook w:val="04A0" w:firstRow="1" w:lastRow="0" w:firstColumn="1" w:lastColumn="0" w:noHBand="0" w:noVBand="1"/>
      </w:tblPr>
      <w:tblGrid>
        <w:gridCol w:w="4675"/>
        <w:gridCol w:w="4675"/>
      </w:tblGrid>
      <w:tr w:rsidR="00536B1F" w:rsidTr="00536B1F" w14:paraId="7377BF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536B1F" w:rsidR="00536B1F" w:rsidP="00536B1F" w:rsidRDefault="00536B1F" w14:paraId="47859482" w14:textId="5C26BC4E">
            <w:pPr>
              <w:jc w:val="center"/>
              <w:rPr>
                <w:rFonts w:ascii="Poppins" w:hAnsi="Poppins" w:eastAsia="Calibri" w:cs="Poppins"/>
                <w:b w:val="0"/>
                <w:bCs w:val="0"/>
              </w:rPr>
            </w:pPr>
            <w:r w:rsidRPr="00536B1F">
              <w:rPr>
                <w:rFonts w:ascii="Poppins" w:hAnsi="Poppins" w:eastAsia="Calibri" w:cs="Poppins"/>
                <w:b w:val="0"/>
                <w:bCs w:val="0"/>
              </w:rPr>
              <w:t>Username</w:t>
            </w:r>
          </w:p>
        </w:tc>
        <w:tc>
          <w:tcPr>
            <w:tcW w:w="4675" w:type="dxa"/>
          </w:tcPr>
          <w:p w:rsidRPr="00536B1F" w:rsidR="00536B1F" w:rsidP="00536B1F" w:rsidRDefault="00536B1F" w14:paraId="6A9F11B8" w14:textId="39F7604F">
            <w:pPr>
              <w:jc w:val="cente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536B1F">
              <w:rPr>
                <w:rFonts w:ascii="Poppins" w:hAnsi="Poppins" w:eastAsia="Calibri" w:cs="Poppins"/>
                <w:b w:val="0"/>
                <w:bCs w:val="0"/>
              </w:rPr>
              <w:t>Password</w:t>
            </w:r>
          </w:p>
        </w:tc>
      </w:tr>
      <w:tr w:rsidR="00536B1F" w:rsidTr="00536B1F" w14:paraId="685E0A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36B1F" w:rsidP="00536B1F" w:rsidRDefault="00904E1C" w14:paraId="53FB3EF0" w14:textId="6C34B365">
            <w:pPr>
              <w:jc w:val="center"/>
              <w:rPr>
                <w:rFonts w:eastAsia="Calibri"/>
              </w:rPr>
            </w:pPr>
            <w:hyperlink w:history="1" r:id="rId10">
              <w:r w:rsidRPr="0089452B" w:rsidR="00536B1F">
                <w:rPr>
                  <w:rStyle w:val="Hyperlink"/>
                  <w:rFonts w:eastAsia="Calibri"/>
                </w:rPr>
                <w:t>cama@avantiico.com</w:t>
              </w:r>
            </w:hyperlink>
          </w:p>
        </w:tc>
        <w:tc>
          <w:tcPr>
            <w:tcW w:w="4675" w:type="dxa"/>
          </w:tcPr>
          <w:p w:rsidR="00536B1F" w:rsidP="00536B1F" w:rsidRDefault="00536B1F" w14:paraId="68AA4D22" w14:textId="10957BF9">
            <w:pPr>
              <w:jc w:val="cente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yaiL1yer!!!!</w:t>
            </w:r>
          </w:p>
        </w:tc>
      </w:tr>
    </w:tbl>
    <w:p w:rsidR="00536B1F" w:rsidP="002114E6" w:rsidRDefault="00536B1F" w14:paraId="20706160" w14:textId="77777777">
      <w:pPr>
        <w:rPr>
          <w:rFonts w:eastAsia="Calibri"/>
        </w:rPr>
      </w:pPr>
    </w:p>
    <w:p w:rsidRPr="001C761E" w:rsidR="009E7A5E" w:rsidP="00DD39E4" w:rsidRDefault="001C761E" w14:paraId="3EDD21D1" w14:textId="57C1FF58">
      <w:pPr>
        <w:pStyle w:val="Heading1"/>
      </w:pPr>
      <w:r w:rsidRPr="001C761E">
        <w:t>Dual-Write</w:t>
      </w:r>
      <w:r w:rsidRPr="001C761E" w:rsidR="7E942CF2">
        <w:t xml:space="preserve"> Setup and Configuration</w:t>
      </w:r>
    </w:p>
    <w:p w:rsidR="009E7A5E" w:rsidP="001C761E" w:rsidRDefault="001C761E" w14:paraId="5E514621" w14:textId="07E3BD42">
      <w:r w:rsidR="001C761E">
        <w:rPr/>
        <w:t xml:space="preserve">The 3PL Portal Solution is dependent on the configuration of Dual-Write as an integration method. Dual-Write </w:t>
      </w:r>
      <w:r w:rsidR="0041140A">
        <w:rPr/>
        <w:t>provides</w:t>
      </w:r>
      <w:r w:rsidR="0041140A">
        <w:rPr/>
        <w:t xml:space="preserve"> a tightly coupled, bidirectional integration between finance and operations apps and </w:t>
      </w:r>
      <w:r w:rsidR="0041140A">
        <w:rPr/>
        <w:t>Dataverse</w:t>
      </w:r>
      <w:r w:rsidR="0041140A">
        <w:rPr/>
        <w:t xml:space="preserve">. Any data change in finance and operations apps causes writes to </w:t>
      </w:r>
      <w:r w:rsidR="0041140A">
        <w:rPr/>
        <w:t>Dataverse</w:t>
      </w:r>
      <w:r w:rsidR="0041140A">
        <w:rPr/>
        <w:t xml:space="preserve">, and any data change in </w:t>
      </w:r>
      <w:r w:rsidR="0041140A">
        <w:rPr/>
        <w:t>Dataverse</w:t>
      </w:r>
      <w:r w:rsidR="0041140A">
        <w:rPr/>
        <w:t xml:space="preserve"> causes writes to finance and operations apps</w:t>
      </w:r>
      <w:r w:rsidR="0041140A">
        <w:rPr/>
        <w:t xml:space="preserve">. </w:t>
      </w:r>
      <w:r w:rsidR="001C761E">
        <w:rPr/>
        <w:t xml:space="preserve"> </w:t>
      </w:r>
    </w:p>
    <w:p w:rsidR="3E4AF744" w:rsidP="3E4AF744" w:rsidRDefault="3E4AF744" w14:paraId="141352AB" w14:textId="452257B9">
      <w:pPr>
        <w:pStyle w:val="Normal"/>
      </w:pPr>
    </w:p>
    <w:p w:rsidR="0041140A" w:rsidP="380891C9" w:rsidRDefault="0041140A" w14:paraId="34C175A8" w14:textId="0BEFE8F0">
      <w:pPr/>
      <w:r w:rsidR="0041140A">
        <w:drawing>
          <wp:inline wp14:editId="53110359" wp14:anchorId="6CFCDE28">
            <wp:extent cx="5943600" cy="2095500"/>
            <wp:effectExtent l="0" t="0" r="0" b="0"/>
            <wp:docPr id="1" name="Picture 1"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cbc6b1ebf54742da">
                      <a:extLst>
                        <a:ext xmlns:a="http://schemas.openxmlformats.org/drawingml/2006/main" uri="{28A0092B-C50C-407E-A947-70E740481C1C}">
                          <a14:useLocalDpi val="0"/>
                        </a:ext>
                      </a:extLst>
                    </a:blip>
                    <a:stretch>
                      <a:fillRect/>
                    </a:stretch>
                  </pic:blipFill>
                  <pic:spPr>
                    <a:xfrm rot="0" flipH="0" flipV="0">
                      <a:off x="0" y="0"/>
                      <a:ext cx="5943600" cy="2095500"/>
                    </a:xfrm>
                    <a:prstGeom prst="rect">
                      <a:avLst/>
                    </a:prstGeom>
                  </pic:spPr>
                </pic:pic>
              </a:graphicData>
            </a:graphic>
          </wp:inline>
        </w:drawing>
      </w:r>
    </w:p>
    <w:p w:rsidR="3E4AF744" w:rsidP="3E4AF744" w:rsidRDefault="3E4AF744" w14:paraId="32C4D97D" w14:textId="49092831">
      <w:pPr>
        <w:pStyle w:val="Normal"/>
      </w:pPr>
    </w:p>
    <w:p w:rsidR="3E4AF744" w:rsidP="3E4AF744" w:rsidRDefault="3E4AF744" w14:paraId="5A78A041" w14:textId="121A1D02">
      <w:pPr>
        <w:pStyle w:val="Normal"/>
      </w:pPr>
    </w:p>
    <w:p w:rsidR="3E4AF744" w:rsidP="3E4AF744" w:rsidRDefault="3E4AF744" w14:paraId="195FB1B5" w14:textId="00C0386C">
      <w:pPr>
        <w:pStyle w:val="Normal"/>
      </w:pPr>
    </w:p>
    <w:p w:rsidRPr="0041140A" w:rsidR="0041140A" w:rsidP="380891C9" w:rsidRDefault="0041140A" w14:paraId="279B4283" w14:textId="77777777">
      <w:pPr>
        <w:rPr>
          <w:rFonts w:eastAsia="Calibri" w:cs="Calibri"/>
        </w:rPr>
      </w:pPr>
    </w:p>
    <w:p w:rsidR="009E7A5E" w:rsidP="001C761E" w:rsidRDefault="001C761E" w14:paraId="37CBDABE" w14:textId="5A94BE28">
      <w:pPr>
        <w:pStyle w:val="Heading2"/>
        <w:rPr>
          <w:rFonts w:eastAsia="Calibri"/>
        </w:rPr>
      </w:pPr>
      <w:r>
        <w:rPr>
          <w:rFonts w:eastAsia="Calibri"/>
        </w:rPr>
        <w:t>Dual-Write Table Mapping</w:t>
      </w:r>
    </w:p>
    <w:p w:rsidR="001C761E" w:rsidP="001C761E" w:rsidRDefault="00E16265" w14:paraId="174FDD53" w14:textId="07982FE7">
      <w:r>
        <w:t>The following tables are mapped between Dataverse and Dynamics 365 Finance</w:t>
      </w:r>
      <w:r w:rsidR="000C63D9">
        <w:t>:</w:t>
      </w:r>
    </w:p>
    <w:tbl>
      <w:tblPr>
        <w:tblStyle w:val="GridTable4-Accent1"/>
        <w:tblW w:w="11250" w:type="dxa"/>
        <w:tblInd w:w="-725" w:type="dxa"/>
        <w:tblLook w:val="04A0" w:firstRow="1" w:lastRow="0" w:firstColumn="1" w:lastColumn="0" w:noHBand="0" w:noVBand="1"/>
      </w:tblPr>
      <w:tblGrid>
        <w:gridCol w:w="5055"/>
        <w:gridCol w:w="3426"/>
        <w:gridCol w:w="2769"/>
      </w:tblGrid>
      <w:tr w:rsidR="009A2176" w:rsidTr="67F75D5F" w14:paraId="49EE0770" w14:textId="6F3FA166">
        <w:trPr>
          <w:cnfStyle w:val="100000000000" w:firstRow="1" w:lastRow="0" w:firstColumn="0" w:lastColumn="0" w:oddVBand="0" w:evenVBand="0" w:oddHBand="0"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5055" w:type="dxa"/>
            <w:tcMar/>
          </w:tcPr>
          <w:p w:rsidRPr="001C761E" w:rsidR="00DD39E4" w:rsidP="001C761E" w:rsidRDefault="00E16265" w14:paraId="3B621EA5" w14:textId="478EE6EC">
            <w:pPr>
              <w:jc w:val="center"/>
              <w:rPr>
                <w:rFonts w:ascii="Poppins" w:hAnsi="Poppins" w:cs="Poppins"/>
                <w:b w:val="0"/>
                <w:bCs w:val="0"/>
              </w:rPr>
            </w:pPr>
            <w:r>
              <w:rPr>
                <w:rFonts w:ascii="Poppins" w:hAnsi="Poppins" w:cs="Poppins"/>
                <w:b w:val="0"/>
                <w:bCs w:val="0"/>
              </w:rPr>
              <w:t>Dataverse Table Name</w:t>
            </w:r>
          </w:p>
        </w:tc>
        <w:tc>
          <w:tcPr>
            <w:cnfStyle w:val="000000000000" w:firstRow="0" w:lastRow="0" w:firstColumn="0" w:lastColumn="0" w:oddVBand="0" w:evenVBand="0" w:oddHBand="0" w:evenHBand="0" w:firstRowFirstColumn="0" w:firstRowLastColumn="0" w:lastRowFirstColumn="0" w:lastRowLastColumn="0"/>
            <w:tcW w:w="3426" w:type="dxa"/>
            <w:tcMar/>
          </w:tcPr>
          <w:p w:rsidRPr="001C761E" w:rsidR="00DD39E4" w:rsidP="001C761E" w:rsidRDefault="00DD39E4" w14:paraId="7D8AE28F" w14:textId="43110CC4">
            <w:pPr>
              <w:jc w:val="center"/>
              <w:cnfStyle w:val="100000000000" w:firstRow="1" w:lastRow="0" w:firstColumn="0" w:lastColumn="0" w:oddVBand="0" w:evenVBand="0" w:oddHBand="0" w:evenHBand="0" w:firstRowFirstColumn="0" w:firstRowLastColumn="0" w:lastRowFirstColumn="0" w:lastRowLastColumn="0"/>
              <w:rPr>
                <w:rFonts w:ascii="Poppins" w:hAnsi="Poppins" w:cs="Poppins"/>
                <w:b w:val="0"/>
                <w:bCs w:val="0"/>
              </w:rPr>
            </w:pPr>
            <w:r w:rsidRPr="001C761E">
              <w:rPr>
                <w:rFonts w:ascii="Poppins" w:hAnsi="Poppins" w:cs="Poppins"/>
                <w:b w:val="0"/>
                <w:bCs w:val="0"/>
              </w:rPr>
              <w:t>Finance Table Name</w:t>
            </w:r>
          </w:p>
        </w:tc>
        <w:tc>
          <w:tcPr>
            <w:cnfStyle w:val="000000000000" w:firstRow="0" w:lastRow="0" w:firstColumn="0" w:lastColumn="0" w:oddVBand="0" w:evenVBand="0" w:oddHBand="0" w:evenHBand="0" w:firstRowFirstColumn="0" w:firstRowLastColumn="0" w:lastRowFirstColumn="0" w:lastRowLastColumn="0"/>
            <w:tcW w:w="2769" w:type="dxa"/>
            <w:tcMar/>
          </w:tcPr>
          <w:p w:rsidRPr="001C761E" w:rsidR="00DD39E4" w:rsidP="001C761E" w:rsidRDefault="00A340D0" w14:paraId="771FB386" w14:textId="79A40A7B">
            <w:pPr>
              <w:jc w:val="center"/>
              <w:cnfStyle w:val="100000000000" w:firstRow="1" w:lastRow="0" w:firstColumn="0" w:lastColumn="0" w:oddVBand="0" w:evenVBand="0" w:oddHBand="0" w:evenHBand="0" w:firstRowFirstColumn="0" w:firstRowLastColumn="0" w:lastRowFirstColumn="0" w:lastRowLastColumn="0"/>
              <w:rPr>
                <w:rFonts w:ascii="Poppins" w:hAnsi="Poppins" w:cs="Poppins"/>
                <w:b w:val="0"/>
                <w:bCs w:val="0"/>
              </w:rPr>
            </w:pPr>
            <w:r>
              <w:rPr>
                <w:rFonts w:ascii="Poppins" w:hAnsi="Poppins" w:cs="Poppins"/>
                <w:b w:val="0"/>
                <w:bCs w:val="0"/>
              </w:rPr>
              <w:t>Notes</w:t>
            </w:r>
          </w:p>
        </w:tc>
      </w:tr>
      <w:tr w:rsidR="009A2176" w:rsidTr="67F75D5F" w14:paraId="778BAA42" w14:textId="1637040F">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055" w:type="dxa"/>
            <w:tcMar/>
          </w:tcPr>
          <w:p w:rsidRPr="001C761E" w:rsidR="00DD39E4" w:rsidP="001C761E" w:rsidRDefault="00DD39E4" w14:paraId="4BA02AC1" w14:textId="2385DF2C">
            <w:pPr>
              <w:rPr>
                <w:b w:val="0"/>
                <w:bCs w:val="0"/>
              </w:rPr>
            </w:pPr>
            <w:r>
              <w:rPr>
                <w:b w:val="0"/>
                <w:bCs w:val="0"/>
              </w:rPr>
              <w:t>Global Product (</w:t>
            </w:r>
            <w:proofErr w:type="spellStart"/>
            <w:r>
              <w:rPr>
                <w:b w:val="0"/>
                <w:bCs w:val="0"/>
              </w:rPr>
              <w:t>msdyn_globalproduct</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22C0A8EB" w14:textId="0177C32A">
            <w:pPr>
              <w:cnfStyle w:val="000000100000" w:firstRow="0" w:lastRow="0" w:firstColumn="0" w:lastColumn="0" w:oddVBand="0" w:evenVBand="0" w:oddHBand="1" w:evenHBand="0" w:firstRowFirstColumn="0" w:firstRowLastColumn="0" w:lastRowFirstColumn="0" w:lastRowLastColumn="0"/>
            </w:pPr>
            <w:r>
              <w:t>All Products</w:t>
            </w:r>
          </w:p>
        </w:tc>
        <w:tc>
          <w:tcPr>
            <w:cnfStyle w:val="000000000000" w:firstRow="0" w:lastRow="0" w:firstColumn="0" w:lastColumn="0" w:oddVBand="0" w:evenVBand="0" w:oddHBand="0" w:evenHBand="0" w:firstRowFirstColumn="0" w:firstRowLastColumn="0" w:lastRowFirstColumn="0" w:lastRowLastColumn="0"/>
            <w:tcW w:w="2769" w:type="dxa"/>
            <w:tcMar/>
          </w:tcPr>
          <w:p w:rsidR="00DD39E4" w:rsidP="001C761E" w:rsidRDefault="00DB2B5E" w14:paraId="57A367F9" w14:textId="6A41640E">
            <w:pPr>
              <w:cnfStyle w:val="000000100000" w:firstRow="0" w:lastRow="0" w:firstColumn="0" w:lastColumn="0" w:oddVBand="0" w:evenVBand="0" w:oddHBand="1" w:evenHBand="0" w:firstRowFirstColumn="0" w:firstRowLastColumn="0" w:lastRowFirstColumn="0" w:lastRowLastColumn="0"/>
            </w:pPr>
            <w:r>
              <w:t xml:space="preserve">Contains all the products available in finance and operations apps, both the released products and the non-released products.  </w:t>
            </w:r>
          </w:p>
        </w:tc>
      </w:tr>
      <w:tr w:rsidR="009A2176" w:rsidTr="67F75D5F" w14:paraId="33F17A35" w14:textId="32D8A1F6">
        <w:trPr>
          <w:trHeight w:val="289"/>
        </w:trPr>
        <w:tc>
          <w:tcPr>
            <w:cnfStyle w:val="001000000000" w:firstRow="0" w:lastRow="0" w:firstColumn="1" w:lastColumn="0" w:oddVBand="0" w:evenVBand="0" w:oddHBand="0" w:evenHBand="0" w:firstRowFirstColumn="0" w:firstRowLastColumn="0" w:lastRowFirstColumn="0" w:lastRowLastColumn="0"/>
            <w:tcW w:w="5055" w:type="dxa"/>
            <w:tcMar/>
          </w:tcPr>
          <w:p w:rsidRPr="001C761E" w:rsidR="00DD39E4" w:rsidP="001C761E" w:rsidRDefault="00DD39E4" w14:paraId="440F9372" w14:textId="1B3DCC49">
            <w:pPr>
              <w:rPr>
                <w:b w:val="0"/>
                <w:bCs w:val="0"/>
              </w:rPr>
            </w:pPr>
            <w:r w:rsidR="1AA0D928">
              <w:rPr>
                <w:b w:val="0"/>
                <w:bCs w:val="0"/>
              </w:rPr>
              <w:t>Contact (contacts)</w:t>
            </w:r>
            <w:ins w:author="Theodore Flemmer (TFL)" w:date="2023-05-12T18:02:31.825Z" w:id="1801775483">
              <w:r w:rsidR="450E0E1C">
                <w:rPr>
                  <w:b w:val="0"/>
                  <w:bCs w:val="0"/>
                </w:rPr>
                <w:t>*</w:t>
              </w:r>
            </w:ins>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055F7433" w14:textId="4789B4B6">
            <w:pPr>
              <w:cnfStyle w:val="000000000000" w:firstRow="0" w:lastRow="0" w:firstColumn="0" w:lastColumn="0" w:oddVBand="0" w:evenVBand="0" w:oddHBand="0" w:evenHBand="0" w:firstRowFirstColumn="0" w:firstRowLastColumn="0" w:lastRowFirstColumn="0" w:lastRowLastColumn="0"/>
            </w:pPr>
            <w:r>
              <w:t>CDS Contacts V2</w:t>
            </w:r>
          </w:p>
        </w:tc>
        <w:tc>
          <w:tcPr>
            <w:cnfStyle w:val="000000000000" w:firstRow="0" w:lastRow="0" w:firstColumn="0" w:lastColumn="0" w:oddVBand="0" w:evenVBand="0" w:oddHBand="0" w:evenHBand="0" w:firstRowFirstColumn="0" w:firstRowLastColumn="0" w:lastRowFirstColumn="0" w:lastRowLastColumn="0"/>
            <w:tcW w:w="2769" w:type="dxa"/>
            <w:tcMar/>
          </w:tcPr>
          <w:p w:rsidR="00DD39E4" w:rsidP="001C761E" w:rsidRDefault="0041140A" w14:paraId="3BCA206D" w14:textId="64D7731C">
            <w:pPr>
              <w:cnfStyle w:val="000000000000" w:firstRow="0" w:lastRow="0" w:firstColumn="0" w:lastColumn="0" w:oddVBand="0" w:evenVBand="0" w:oddHBand="0" w:evenHBand="0" w:firstRowFirstColumn="0" w:firstRowLastColumn="0" w:lastRowFirstColumn="0" w:lastRowLastColumn="0"/>
            </w:pPr>
            <w:r>
              <w:t xml:space="preserve">This template synchronizes all primary, </w:t>
            </w:r>
            <w:proofErr w:type="gramStart"/>
            <w:r>
              <w:t>secondary</w:t>
            </w:r>
            <w:proofErr w:type="gramEnd"/>
            <w:r>
              <w:t xml:space="preserve"> and tertiary contact </w:t>
            </w:r>
            <w:r>
              <w:lastRenderedPageBreak/>
              <w:t xml:space="preserve">information for both customers and vendors. </w:t>
            </w:r>
          </w:p>
        </w:tc>
      </w:tr>
      <w:tr w:rsidR="009A2176" w:rsidTr="67F75D5F" w14:paraId="4C9F0015" w14:textId="544AC911">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055" w:type="dxa"/>
            <w:tcMar/>
          </w:tcPr>
          <w:p w:rsidRPr="001C761E" w:rsidR="00DD39E4" w:rsidP="001C761E" w:rsidRDefault="00DD39E4" w14:paraId="51EA1659" w14:textId="3771007B">
            <w:pPr>
              <w:rPr>
                <w:b w:val="0"/>
                <w:bCs w:val="0"/>
              </w:rPr>
            </w:pPr>
            <w:r>
              <w:rPr>
                <w:b w:val="0"/>
                <w:bCs w:val="0"/>
              </w:rPr>
              <w:lastRenderedPageBreak/>
              <w:t>Party (</w:t>
            </w:r>
            <w:proofErr w:type="spellStart"/>
            <w:r>
              <w:rPr>
                <w:b w:val="0"/>
                <w:bCs w:val="0"/>
              </w:rPr>
              <w:t>msdyn_party</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6646E28E" w14:textId="74DA021E">
            <w:pPr>
              <w:cnfStyle w:val="000000100000" w:firstRow="0" w:lastRow="0" w:firstColumn="0" w:lastColumn="0" w:oddVBand="0" w:evenVBand="0" w:oddHBand="1" w:evenHBand="0" w:firstRowFirstColumn="0" w:firstRowLastColumn="0" w:lastRowFirstColumn="0" w:lastRowLastColumn="0"/>
            </w:pPr>
            <w:r>
              <w:t xml:space="preserve">CDS Parties </w:t>
            </w:r>
          </w:p>
        </w:tc>
        <w:tc>
          <w:tcPr>
            <w:cnfStyle w:val="000000000000" w:firstRow="0" w:lastRow="0" w:firstColumn="0" w:lastColumn="0" w:oddVBand="0" w:evenVBand="0" w:oddHBand="0" w:evenHBand="0" w:firstRowFirstColumn="0" w:firstRowLastColumn="0" w:lastRowFirstColumn="0" w:lastRowLastColumn="0"/>
            <w:tcW w:w="2769" w:type="dxa"/>
            <w:tcMar/>
          </w:tcPr>
          <w:p w:rsidR="00DD39E4" w:rsidP="001C761E" w:rsidRDefault="00DD39E4" w14:paraId="5410785A"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7D76E69B" w14:textId="16E5F31C">
        <w:trPr>
          <w:trHeight w:val="289"/>
        </w:trPr>
        <w:tc>
          <w:tcPr>
            <w:cnfStyle w:val="001000000000" w:firstRow="0" w:lastRow="0" w:firstColumn="1" w:lastColumn="0" w:oddVBand="0" w:evenVBand="0" w:oddHBand="0" w:evenHBand="0" w:firstRowFirstColumn="0" w:firstRowLastColumn="0" w:lastRowFirstColumn="0" w:lastRowLastColumn="0"/>
            <w:tcW w:w="5055" w:type="dxa"/>
            <w:tcMar/>
          </w:tcPr>
          <w:p w:rsidRPr="001C761E" w:rsidR="00DD39E4" w:rsidP="001C761E" w:rsidRDefault="00DD39E4" w14:paraId="0AD2FEA6" w14:textId="19378208">
            <w:pPr>
              <w:rPr>
                <w:b w:val="0"/>
                <w:bCs w:val="0"/>
              </w:rPr>
            </w:pPr>
            <w:r>
              <w:rPr>
                <w:b w:val="0"/>
                <w:bCs w:val="0"/>
              </w:rPr>
              <w:t>Product (product)</w:t>
            </w:r>
          </w:p>
        </w:tc>
        <w:tc>
          <w:tcPr>
            <w:cnfStyle w:val="000000000000" w:firstRow="0" w:lastRow="0" w:firstColumn="0" w:lastColumn="0" w:oddVBand="0" w:evenVBand="0" w:oddHBand="0" w:evenHBand="0" w:firstRowFirstColumn="0" w:firstRowLastColumn="0" w:lastRowFirstColumn="0" w:lastRowLastColumn="0"/>
            <w:tcW w:w="3426" w:type="dxa"/>
            <w:tcMar/>
          </w:tcPr>
          <w:p w:rsidRPr="00DD39E4" w:rsidR="00DD39E4" w:rsidP="001C761E" w:rsidRDefault="00DD39E4" w14:paraId="519C2D4B" w14:textId="03CF6882">
            <w:pPr>
              <w:cnfStyle w:val="000000000000" w:firstRow="0" w:lastRow="0" w:firstColumn="0" w:lastColumn="0" w:oddVBand="0" w:evenVBand="0" w:oddHBand="0" w:evenHBand="0" w:firstRowFirstColumn="0" w:firstRowLastColumn="0" w:lastRowFirstColumn="0" w:lastRowLastColumn="0"/>
            </w:pPr>
            <w:r w:rsidRPr="00DD39E4">
              <w:t xml:space="preserve">CDS released distinct products </w:t>
            </w:r>
          </w:p>
        </w:tc>
        <w:tc>
          <w:tcPr>
            <w:cnfStyle w:val="000000000000" w:firstRow="0" w:lastRow="0" w:firstColumn="0" w:lastColumn="0" w:oddVBand="0" w:evenVBand="0" w:oddHBand="0" w:evenHBand="0" w:firstRowFirstColumn="0" w:firstRowLastColumn="0" w:lastRowFirstColumn="0" w:lastRowLastColumn="0"/>
            <w:tcW w:w="2769" w:type="dxa"/>
            <w:tcMar/>
          </w:tcPr>
          <w:p w:rsidR="00DD39E4" w:rsidP="001C761E" w:rsidRDefault="00DD39E4" w14:paraId="0EAC278E"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03D6D93F" w14:textId="7D7636C4">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055" w:type="dxa"/>
            <w:tcMar/>
          </w:tcPr>
          <w:p w:rsidRPr="00DD39E4" w:rsidR="00DD39E4" w:rsidP="001C761E" w:rsidRDefault="00DD39E4" w14:paraId="5579B720" w14:textId="43B5AE28">
            <w:pPr>
              <w:rPr>
                <w:b w:val="0"/>
                <w:bCs w:val="0"/>
              </w:rPr>
            </w:pPr>
            <w:r>
              <w:rPr>
                <w:b w:val="0"/>
                <w:bCs w:val="0"/>
              </w:rPr>
              <w:t>Order (</w:t>
            </w:r>
            <w:proofErr w:type="spellStart"/>
            <w:r>
              <w:rPr>
                <w:b w:val="0"/>
                <w:bCs w:val="0"/>
              </w:rPr>
              <w:t>salesorder</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Pr="00DD39E4" w:rsidR="00DD39E4" w:rsidP="001C761E" w:rsidRDefault="00DD39E4" w14:paraId="146B9BF8" w14:textId="68EA3B2C">
            <w:pPr>
              <w:cnfStyle w:val="000000100000" w:firstRow="0" w:lastRow="0" w:firstColumn="0" w:lastColumn="0" w:oddVBand="0" w:evenVBand="0" w:oddHBand="1" w:evenHBand="0" w:firstRowFirstColumn="0" w:firstRowLastColumn="0" w:lastRowFirstColumn="0" w:lastRowLastColumn="0"/>
            </w:pPr>
            <w:r>
              <w:t>CDS sales order headers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3B2008A5"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7DAF9C24" w14:textId="56F87D21">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DD39E4" w:rsidR="00DD39E4" w:rsidP="001C761E" w:rsidRDefault="00DD39E4" w14:paraId="6458FF5B" w14:textId="3E2F49A4">
            <w:pPr>
              <w:rPr>
                <w:b w:val="0"/>
                <w:bCs w:val="0"/>
              </w:rPr>
            </w:pPr>
            <w:r>
              <w:rPr>
                <w:b w:val="0"/>
                <w:bCs w:val="0"/>
              </w:rPr>
              <w:t>Order Product (</w:t>
            </w:r>
            <w:proofErr w:type="spellStart"/>
            <w:r>
              <w:rPr>
                <w:b w:val="0"/>
                <w:bCs w:val="0"/>
              </w:rPr>
              <w:t>salesorderdetail</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Pr="00DD39E4" w:rsidR="00DD39E4" w:rsidP="001C761E" w:rsidRDefault="00DD39E4" w14:paraId="232E1726" w14:textId="7053C278">
            <w:pPr>
              <w:cnfStyle w:val="000000000000" w:firstRow="0" w:lastRow="0" w:firstColumn="0" w:lastColumn="0" w:oddVBand="0" w:evenVBand="0" w:oddHBand="0" w:evenHBand="0" w:firstRowFirstColumn="0" w:firstRowLastColumn="0" w:lastRowFirstColumn="0" w:lastRowLastColumn="0"/>
            </w:pPr>
            <w:r>
              <w:t>CDS sales order lines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15E53701"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7A9E1D4E"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DD39E4" w:rsidR="00DD39E4" w:rsidP="001C761E" w:rsidRDefault="00DD39E4" w14:paraId="062DAE26" w14:textId="03E22D9B">
            <w:pPr>
              <w:rPr>
                <w:b w:val="0"/>
                <w:bCs w:val="0"/>
              </w:rPr>
            </w:pPr>
            <w:r>
              <w:rPr>
                <w:b w:val="0"/>
                <w:bCs w:val="0"/>
              </w:rPr>
              <w:t>Quote (quote)</w:t>
            </w:r>
          </w:p>
        </w:tc>
        <w:tc>
          <w:tcPr>
            <w:cnfStyle w:val="000000000000" w:firstRow="0" w:lastRow="0" w:firstColumn="0" w:lastColumn="0" w:oddVBand="0" w:evenVBand="0" w:oddHBand="0" w:evenHBand="0" w:firstRowFirstColumn="0" w:firstRowLastColumn="0" w:lastRowFirstColumn="0" w:lastRowLastColumn="0"/>
            <w:tcW w:w="3426" w:type="dxa"/>
            <w:tcMar/>
          </w:tcPr>
          <w:p w:rsidRPr="00DD39E4" w:rsidR="00DD39E4" w:rsidP="001C761E" w:rsidRDefault="00DD39E4" w14:paraId="217E9C42" w14:textId="55DCF0D9">
            <w:pPr>
              <w:cnfStyle w:val="000000100000" w:firstRow="0" w:lastRow="0" w:firstColumn="0" w:lastColumn="0" w:oddVBand="0" w:evenVBand="0" w:oddHBand="1" w:evenHBand="0" w:firstRowFirstColumn="0" w:firstRowLastColumn="0" w:lastRowFirstColumn="0" w:lastRowLastColumn="0"/>
            </w:pPr>
            <w:r>
              <w:t>CDS sales quotation header</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113D6025"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2BBB9A33"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DD39E4" w:rsidR="00DD39E4" w:rsidP="001C761E" w:rsidRDefault="00DD39E4" w14:paraId="4BA3A1F5" w14:textId="38F8DCB8">
            <w:pPr>
              <w:rPr>
                <w:b w:val="0"/>
                <w:bCs w:val="0"/>
              </w:rPr>
            </w:pPr>
            <w:r w:rsidRPr="00DD39E4">
              <w:rPr>
                <w:b w:val="0"/>
                <w:bCs w:val="0"/>
              </w:rPr>
              <w:t>Quote Product (</w:t>
            </w:r>
            <w:proofErr w:type="spellStart"/>
            <w:r w:rsidRPr="00DD39E4">
              <w:rPr>
                <w:b w:val="0"/>
                <w:bCs w:val="0"/>
              </w:rPr>
              <w:t>quotedetail</w:t>
            </w:r>
            <w:proofErr w:type="spellEnd"/>
            <w:r w:rsidRPr="00DD39E4">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Pr="00DD39E4" w:rsidR="00DD39E4" w:rsidP="001C761E" w:rsidRDefault="00DD39E4" w14:paraId="5F890261" w14:textId="78B219CA">
            <w:pPr>
              <w:cnfStyle w:val="000000000000" w:firstRow="0" w:lastRow="0" w:firstColumn="0" w:lastColumn="0" w:oddVBand="0" w:evenVBand="0" w:oddHBand="0" w:evenHBand="0" w:firstRowFirstColumn="0" w:firstRowLastColumn="0" w:lastRowFirstColumn="0" w:lastRowLastColumn="0"/>
            </w:pPr>
            <w:r>
              <w:t>CDS sales quotation lines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262D1CEE"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3CA10D3C"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DD39E4" w:rsidR="00DD39E4" w:rsidP="001C761E" w:rsidRDefault="00DD39E4" w14:paraId="09ACC1A8" w14:textId="11821D95">
            <w:pPr>
              <w:rPr>
                <w:b w:val="0"/>
                <w:bCs w:val="0"/>
              </w:rPr>
            </w:pPr>
            <w:r>
              <w:rPr>
                <w:b w:val="0"/>
                <w:bCs w:val="0"/>
              </w:rPr>
              <w:t>Product Color (</w:t>
            </w:r>
            <w:proofErr w:type="spellStart"/>
            <w:r>
              <w:rPr>
                <w:b w:val="0"/>
                <w:bCs w:val="0"/>
              </w:rPr>
              <w:t>msdyn_productcolor</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438E0E71" w14:textId="2D6AB33C">
            <w:pPr>
              <w:cnfStyle w:val="000000100000" w:firstRow="0" w:lastRow="0" w:firstColumn="0" w:lastColumn="0" w:oddVBand="0" w:evenVBand="0" w:oddHBand="1" w:evenHBand="0" w:firstRowFirstColumn="0" w:firstRowLastColumn="0" w:lastRowFirstColumn="0" w:lastRowLastColumn="0"/>
            </w:pPr>
            <w:r>
              <w:t>Colors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3BCCD8AC"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07DF19DB"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DD39E4" w14:paraId="3E3829DF" w14:textId="44AD25C1">
            <w:pPr>
              <w:rPr>
                <w:b w:val="0"/>
                <w:bCs w:val="0"/>
              </w:rPr>
            </w:pPr>
            <w:r>
              <w:rPr>
                <w:b w:val="0"/>
                <w:bCs w:val="0"/>
              </w:rPr>
              <w:t>Complimentary Closing (</w:t>
            </w:r>
            <w:proofErr w:type="spellStart"/>
            <w:r>
              <w:rPr>
                <w:b w:val="0"/>
                <w:bCs w:val="0"/>
              </w:rPr>
              <w:t>msdyn_complimentaryclosing</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0BAB3026" w14:textId="45261957">
            <w:pPr>
              <w:cnfStyle w:val="000000000000" w:firstRow="0" w:lastRow="0" w:firstColumn="0" w:lastColumn="0" w:oddVBand="0" w:evenVBand="0" w:oddHBand="0" w:evenHBand="0" w:firstRowFirstColumn="0" w:firstRowLastColumn="0" w:lastRowFirstColumn="0" w:lastRowLastColumn="0"/>
            </w:pPr>
            <w:r>
              <w:t>Complimentary closings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4162D701"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655FCFAD"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DD39E4" w14:paraId="15C580F8" w14:textId="3A6571DD">
            <w:pPr>
              <w:rPr>
                <w:b w:val="0"/>
                <w:bCs w:val="0"/>
              </w:rPr>
            </w:pPr>
            <w:r>
              <w:rPr>
                <w:b w:val="0"/>
                <w:bCs w:val="0"/>
              </w:rPr>
              <w:t>Product Configuration (</w:t>
            </w:r>
            <w:proofErr w:type="spellStart"/>
            <w:r>
              <w:rPr>
                <w:b w:val="0"/>
                <w:bCs w:val="0"/>
              </w:rPr>
              <w:t>msdyn_productconfiguration</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54F15B65" w14:textId="24A019AE">
            <w:pPr>
              <w:cnfStyle w:val="000000100000" w:firstRow="0" w:lastRow="0" w:firstColumn="0" w:lastColumn="0" w:oddVBand="0" w:evenVBand="0" w:oddHBand="1" w:evenHBand="0" w:firstRowFirstColumn="0" w:firstRowLastColumn="0" w:lastRowFirstColumn="0" w:lastRowLastColumn="0"/>
            </w:pPr>
            <w:r>
              <w:t>Configurations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4A4C1F76"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06460598"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DD39E4" w14:paraId="2C36B194" w14:textId="13DBAE78">
            <w:pPr>
              <w:rPr>
                <w:b w:val="0"/>
                <w:bCs w:val="0"/>
              </w:rPr>
            </w:pPr>
            <w:r>
              <w:rPr>
                <w:b w:val="0"/>
                <w:bCs w:val="0"/>
              </w:rPr>
              <w:t>Sales Contact Person Title (</w:t>
            </w:r>
            <w:proofErr w:type="spellStart"/>
            <w:r>
              <w:rPr>
                <w:b w:val="0"/>
                <w:bCs w:val="0"/>
              </w:rPr>
              <w:t>msdyn_salescontactpersontitle</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4947392E" w14:textId="3F919AE8">
            <w:pPr>
              <w:cnfStyle w:val="000000000000" w:firstRow="0" w:lastRow="0" w:firstColumn="0" w:lastColumn="0" w:oddVBand="0" w:evenVBand="0" w:oddHBand="0" w:evenHBand="0" w:firstRowFirstColumn="0" w:firstRowLastColumn="0" w:lastRowFirstColumn="0" w:lastRowLastColumn="0"/>
            </w:pPr>
            <w:r>
              <w:t>Contact person titles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4C697F50"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0CFB09D5"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DD39E4" w14:paraId="1D1AF9DB" w14:textId="7678BEF7">
            <w:pPr>
              <w:rPr>
                <w:b w:val="0"/>
                <w:bCs w:val="0"/>
              </w:rPr>
            </w:pPr>
            <w:r>
              <w:rPr>
                <w:b w:val="0"/>
                <w:bCs w:val="0"/>
              </w:rPr>
              <w:t>Contact for Customer or Vendor (</w:t>
            </w:r>
            <w:proofErr w:type="spellStart"/>
            <w:r>
              <w:rPr>
                <w:b w:val="0"/>
                <w:bCs w:val="0"/>
              </w:rPr>
              <w:t>msdyn_contactforparties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2EF01635" w14:textId="71594956">
            <w:pPr>
              <w:cnfStyle w:val="000000100000" w:firstRow="0" w:lastRow="0" w:firstColumn="0" w:lastColumn="0" w:oddVBand="0" w:evenVBand="0" w:oddHBand="1" w:evenHBand="0" w:firstRowFirstColumn="0" w:firstRowLastColumn="0" w:lastRowFirstColumn="0" w:lastRowLastColumn="0"/>
            </w:pPr>
            <w:r>
              <w:t>Contacts V2</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4B90CC51"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06B815E7"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DD39E4" w14:paraId="1590FD34" w14:textId="416A1AE3">
            <w:pPr>
              <w:rPr>
                <w:b w:val="0"/>
                <w:bCs w:val="0"/>
              </w:rPr>
            </w:pPr>
            <w:r>
              <w:rPr>
                <w:b w:val="0"/>
                <w:bCs w:val="0"/>
              </w:rPr>
              <w:t>Currency (</w:t>
            </w:r>
            <w:proofErr w:type="spellStart"/>
            <w:r>
              <w:rPr>
                <w:b w:val="0"/>
                <w:bCs w:val="0"/>
              </w:rPr>
              <w:t>transactioncurrencies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764E723A" w14:textId="6549FD47">
            <w:pPr>
              <w:cnfStyle w:val="000000000000" w:firstRow="0" w:lastRow="0" w:firstColumn="0" w:lastColumn="0" w:oddVBand="0" w:evenVBand="0" w:oddHBand="0" w:evenHBand="0" w:firstRowFirstColumn="0" w:firstRowLastColumn="0" w:lastRowFirstColumn="0" w:lastRowLastColumn="0"/>
            </w:pPr>
            <w:r>
              <w:t>Currencies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DD39E4" w14:paraId="3A812012"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208B4431"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DD39E4" w:rsidP="001C761E" w:rsidRDefault="00E73531" w14:paraId="127C82CE" w14:textId="708B0AD6">
            <w:pPr>
              <w:rPr>
                <w:b w:val="0"/>
                <w:bCs w:val="0"/>
              </w:rPr>
            </w:pPr>
            <w:r>
              <w:rPr>
                <w:b w:val="0"/>
                <w:bCs w:val="0"/>
              </w:rPr>
              <w:t xml:space="preserve">Customer Group </w:t>
            </w:r>
            <w:r w:rsidR="00DD39E4">
              <w:rPr>
                <w:b w:val="0"/>
                <w:bCs w:val="0"/>
              </w:rPr>
              <w:t>(</w:t>
            </w:r>
            <w:proofErr w:type="spellStart"/>
            <w:r w:rsidR="00DD39E4">
              <w:rPr>
                <w:b w:val="0"/>
                <w:bCs w:val="0"/>
              </w:rPr>
              <w:t>msdyn_customergroups</w:t>
            </w:r>
            <w:proofErr w:type="spellEnd"/>
            <w:r w:rsidR="00DD39E4">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DD39E4" w:rsidP="001C761E" w:rsidRDefault="00DD39E4" w14:paraId="4DB2CEB5" w14:textId="46D08551">
            <w:pPr>
              <w:cnfStyle w:val="000000100000" w:firstRow="0" w:lastRow="0" w:firstColumn="0" w:lastColumn="0" w:oddVBand="0" w:evenVBand="0" w:oddHBand="1" w:evenHBand="0" w:firstRowFirstColumn="0" w:firstRowLastColumn="0" w:lastRowFirstColumn="0" w:lastRowLastColumn="0"/>
            </w:pPr>
            <w:r>
              <w:t>Customer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DD39E4" w:rsidP="001C761E" w:rsidRDefault="0041140A" w14:paraId="5FB0E698" w14:textId="59F84FD5">
            <w:pPr>
              <w:cnfStyle w:val="000000100000" w:firstRow="0" w:lastRow="0" w:firstColumn="0" w:lastColumn="0" w:oddVBand="0" w:evenVBand="0" w:oddHBand="1" w:evenHBand="0" w:firstRowFirstColumn="0" w:firstRowLastColumn="0" w:lastRowFirstColumn="0" w:lastRowLastColumn="0"/>
            </w:pPr>
            <w:r>
              <w:t>This template synchronizes customer group information.</w:t>
            </w:r>
          </w:p>
        </w:tc>
      </w:tr>
      <w:tr w:rsidR="009A2176" w:rsidTr="67F75D5F" w14:paraId="699ECE85"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E73531" w:rsidP="001C761E" w:rsidRDefault="00E73531" w14:paraId="46215B2C" w14:textId="2BF86C6D">
            <w:pPr>
              <w:rPr>
                <w:b w:val="0"/>
                <w:bCs w:val="0"/>
              </w:rPr>
            </w:pPr>
            <w:r>
              <w:rPr>
                <w:b w:val="0"/>
                <w:bCs w:val="0"/>
              </w:rPr>
              <w:t>Customer Payment Method (</w:t>
            </w:r>
            <w:proofErr w:type="spellStart"/>
            <w:r>
              <w:rPr>
                <w:b w:val="0"/>
                <w:bCs w:val="0"/>
              </w:rPr>
              <w:t>msdyn_customerpaymentmethods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E73531" w:rsidP="001C761E" w:rsidRDefault="00E73531" w14:paraId="08B37690" w14:textId="30D8EC4E">
            <w:pPr>
              <w:cnfStyle w:val="000000000000" w:firstRow="0" w:lastRow="0" w:firstColumn="0" w:lastColumn="0" w:oddVBand="0" w:evenVBand="0" w:oddHBand="0" w:evenHBand="0" w:firstRowFirstColumn="0" w:firstRowLastColumn="0" w:lastRowFirstColumn="0" w:lastRowLastColumn="0"/>
            </w:pPr>
            <w:r>
              <w:t>Customer payment method</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E73531" w:rsidP="001C761E" w:rsidRDefault="00E73531" w14:paraId="67D8220A" w14:textId="1F0D3B3B">
            <w:pPr>
              <w:cnfStyle w:val="000000000000" w:firstRow="0" w:lastRow="0" w:firstColumn="0" w:lastColumn="0" w:oddVBand="0" w:evenVBand="0" w:oddHBand="0" w:evenHBand="0" w:firstRowFirstColumn="0" w:firstRowLastColumn="0" w:lastRowFirstColumn="0" w:lastRowLastColumn="0"/>
            </w:pPr>
            <w:r>
              <w:t>Maurice or Michael to demo this table to us</w:t>
            </w:r>
            <w:r w:rsidR="0041140A">
              <w:t>. This template synchronizes customer payment information.</w:t>
            </w:r>
          </w:p>
        </w:tc>
      </w:tr>
      <w:tr w:rsidR="009A2176" w:rsidTr="67F75D5F" w14:paraId="73F216B8"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E73531" w:rsidP="001C761E" w:rsidRDefault="00500C98" w14:paraId="118A37B2" w14:textId="4F4983A7">
            <w:pPr>
              <w:rPr>
                <w:b w:val="0"/>
                <w:bCs w:val="0"/>
              </w:rPr>
            </w:pPr>
            <w:r>
              <w:rPr>
                <w:b w:val="0"/>
                <w:bCs w:val="0"/>
              </w:rPr>
              <w:t>Account (accounts)</w:t>
            </w:r>
          </w:p>
        </w:tc>
        <w:tc>
          <w:tcPr>
            <w:cnfStyle w:val="000000000000" w:firstRow="0" w:lastRow="0" w:firstColumn="0" w:lastColumn="0" w:oddVBand="0" w:evenVBand="0" w:oddHBand="0" w:evenHBand="0" w:firstRowFirstColumn="0" w:firstRowLastColumn="0" w:lastRowFirstColumn="0" w:lastRowLastColumn="0"/>
            <w:tcW w:w="3426" w:type="dxa"/>
            <w:tcMar/>
          </w:tcPr>
          <w:p w:rsidR="00E73531" w:rsidP="001C761E" w:rsidRDefault="00500C98" w14:paraId="7E87513F" w14:textId="3ECA99E1">
            <w:pPr>
              <w:cnfStyle w:val="000000100000" w:firstRow="0" w:lastRow="0" w:firstColumn="0" w:lastColumn="0" w:oddVBand="0" w:evenVBand="0" w:oddHBand="1" w:evenHBand="0" w:firstRowFirstColumn="0" w:firstRowLastColumn="0" w:lastRowFirstColumn="0" w:lastRowLastColumn="0"/>
            </w:pPr>
            <w:r>
              <w:t>Customers V3</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E73531" w:rsidP="001C761E" w:rsidRDefault="0041140A" w14:paraId="2844D6D3" w14:textId="0A953D61">
            <w:pPr>
              <w:cnfStyle w:val="000000100000" w:firstRow="0" w:lastRow="0" w:firstColumn="0" w:lastColumn="0" w:oddVBand="0" w:evenVBand="0" w:oddHBand="1" w:evenHBand="0" w:firstRowFirstColumn="0" w:firstRowLastColumn="0" w:lastRowFirstColumn="0" w:lastRowLastColumn="0"/>
            </w:pPr>
            <w:r>
              <w:t xml:space="preserve">This template synchronizes customer master information for commercial and organizational customers. </w:t>
            </w:r>
          </w:p>
        </w:tc>
      </w:tr>
      <w:tr w:rsidR="009A2176" w:rsidTr="67F75D5F" w14:paraId="4775A629"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E73531" w:rsidP="001C761E" w:rsidRDefault="00500C98" w14:paraId="7DE79CE4" w14:textId="7335F946">
            <w:pPr>
              <w:rPr>
                <w:b w:val="0"/>
                <w:bCs w:val="0"/>
              </w:rPr>
            </w:pPr>
            <w:r w:rsidR="00500C98">
              <w:rPr>
                <w:b w:val="0"/>
                <w:bCs w:val="0"/>
              </w:rPr>
              <w:t>Contact (contacts)</w:t>
            </w:r>
            <w:ins w:author="Theodore Flemmer (TFL)" w:date="2023-05-12T18:02:53.816Z" w:id="1944963524">
              <w:r w:rsidR="5718B1D2">
                <w:rPr>
                  <w:b w:val="0"/>
                  <w:bCs w:val="0"/>
                </w:rPr>
                <w:t>*</w:t>
              </w:r>
            </w:ins>
          </w:p>
        </w:tc>
        <w:tc>
          <w:tcPr>
            <w:cnfStyle w:val="000000000000" w:firstRow="0" w:lastRow="0" w:firstColumn="0" w:lastColumn="0" w:oddVBand="0" w:evenVBand="0" w:oddHBand="0" w:evenHBand="0" w:firstRowFirstColumn="0" w:firstRowLastColumn="0" w:lastRowFirstColumn="0" w:lastRowLastColumn="0"/>
            <w:tcW w:w="3426" w:type="dxa"/>
            <w:tcMar/>
          </w:tcPr>
          <w:p w:rsidR="00E73531" w:rsidP="001C761E" w:rsidRDefault="00500C98" w14:paraId="397ABFBA" w14:textId="76467E05">
            <w:pPr>
              <w:cnfStyle w:val="000000000000" w:firstRow="0" w:lastRow="0" w:firstColumn="0" w:lastColumn="0" w:oddVBand="0" w:evenVBand="0" w:oddHBand="0" w:evenHBand="0" w:firstRowFirstColumn="0" w:firstRowLastColumn="0" w:lastRowFirstColumn="0" w:lastRowLastColumn="0"/>
            </w:pPr>
            <w:r>
              <w:t>Customers V3</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E73531" w:rsidP="001C761E" w:rsidRDefault="0041140A" w14:paraId="351A27CD" w14:textId="73F0ADD3">
            <w:pPr>
              <w:cnfStyle w:val="000000000000" w:firstRow="0" w:lastRow="0" w:firstColumn="0" w:lastColumn="0" w:oddVBand="0" w:evenVBand="0" w:oddHBand="0" w:evenHBand="0" w:firstRowFirstColumn="0" w:firstRowLastColumn="0" w:lastRowFirstColumn="0" w:lastRowLastColumn="0"/>
            </w:pPr>
            <w:r>
              <w:t xml:space="preserve">This template synchronizes </w:t>
            </w:r>
            <w:r w:rsidR="005A2EF1">
              <w:t xml:space="preserve">customer master data for </w:t>
            </w:r>
            <w:r w:rsidR="005A2EF1">
              <w:lastRenderedPageBreak/>
              <w:t xml:space="preserve">consumers and end users. </w:t>
            </w:r>
          </w:p>
        </w:tc>
      </w:tr>
      <w:tr w:rsidR="0041140A" w:rsidTr="67F75D5F" w14:paraId="2A2733A1"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0ACD54CA" w14:textId="197B4EF5">
            <w:pPr>
              <w:rPr>
                <w:b w:val="0"/>
                <w:bCs w:val="0"/>
              </w:rPr>
            </w:pPr>
            <w:r>
              <w:rPr>
                <w:b w:val="0"/>
                <w:bCs w:val="0"/>
              </w:rPr>
              <w:lastRenderedPageBreak/>
              <w:t>Decision Making Role (</w:t>
            </w:r>
            <w:proofErr w:type="spellStart"/>
            <w:r>
              <w:rPr>
                <w:b w:val="0"/>
                <w:bCs w:val="0"/>
              </w:rPr>
              <w:t>msdyn_decisionmakingroles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023A8255" w14:textId="0A736AEA">
            <w:pPr>
              <w:cnfStyle w:val="000000100000" w:firstRow="0" w:lastRow="0" w:firstColumn="0" w:lastColumn="0" w:oddVBand="0" w:evenVBand="0" w:oddHBand="1" w:evenHBand="0" w:firstRowFirstColumn="0" w:firstRowLastColumn="0" w:lastRowFirstColumn="0" w:lastRowLastColumn="0"/>
            </w:pPr>
            <w:r>
              <w:t>Decision making roles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19A6AC28"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3F1A141D"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24B6F342" w14:textId="347E6BA4">
            <w:pPr>
              <w:rPr>
                <w:b w:val="0"/>
                <w:bCs w:val="0"/>
              </w:rPr>
            </w:pPr>
            <w:r>
              <w:rPr>
                <w:b w:val="0"/>
                <w:bCs w:val="0"/>
              </w:rPr>
              <w:t>Employment Job Function (</w:t>
            </w:r>
            <w:proofErr w:type="spellStart"/>
            <w:r>
              <w:rPr>
                <w:b w:val="0"/>
                <w:bCs w:val="0"/>
              </w:rPr>
              <w:t>msdyn_employmentjobfunctions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199EE533" w14:textId="1CAFFA28">
            <w:pPr>
              <w:cnfStyle w:val="000000000000" w:firstRow="0" w:lastRow="0" w:firstColumn="0" w:lastColumn="0" w:oddVBand="0" w:evenVBand="0" w:oddHBand="0" w:evenHBand="0" w:firstRowFirstColumn="0" w:firstRowLastColumn="0" w:lastRowFirstColumn="0" w:lastRowLastColumn="0"/>
            </w:pPr>
            <w:r>
              <w:t>Employment job functions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7FCB8E2B"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7718C814"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2E50FF00" w14:textId="66926C9C">
            <w:pPr>
              <w:rPr>
                <w:b w:val="0"/>
                <w:bCs w:val="0"/>
              </w:rPr>
            </w:pPr>
            <w:r>
              <w:rPr>
                <w:b w:val="0"/>
                <w:bCs w:val="0"/>
              </w:rPr>
              <w:t>Financial Dimension Format (</w:t>
            </w:r>
            <w:proofErr w:type="spellStart"/>
            <w:r>
              <w:rPr>
                <w:b w:val="0"/>
                <w:bCs w:val="0"/>
              </w:rPr>
              <w:t>msdyn_financialdimensionformats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74536CCD" w14:textId="6F01CB13">
            <w:pPr>
              <w:cnfStyle w:val="000000100000" w:firstRow="0" w:lastRow="0" w:firstColumn="0" w:lastColumn="0" w:oddVBand="0" w:evenVBand="0" w:oddHBand="1" w:evenHBand="0" w:firstRowFirstColumn="0" w:firstRowLastColumn="0" w:lastRowFirstColumn="0" w:lastRowLastColumn="0"/>
            </w:pPr>
            <w:r>
              <w:t>Financial dimension format</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3F81F174"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018E89BC"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06501BF9" w14:textId="420E2818">
            <w:pPr>
              <w:rPr>
                <w:b w:val="0"/>
                <w:bCs w:val="0"/>
              </w:rPr>
            </w:pPr>
            <w:r>
              <w:rPr>
                <w:b w:val="0"/>
                <w:bCs w:val="0"/>
              </w:rPr>
              <w:t>Financial Dimension (</w:t>
            </w:r>
            <w:proofErr w:type="spellStart"/>
            <w:r>
              <w:rPr>
                <w:b w:val="0"/>
                <w:bCs w:val="0"/>
              </w:rPr>
              <w:t>msdyn_dimensionattribute</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4A4DD6E7" w14:textId="2397E670">
            <w:pPr>
              <w:cnfStyle w:val="000000000000" w:firstRow="0" w:lastRow="0" w:firstColumn="0" w:lastColumn="0" w:oddVBand="0" w:evenVBand="0" w:oddHBand="0" w:evenHBand="0" w:firstRowFirstColumn="0" w:firstRowLastColumn="0" w:lastRowFirstColumn="0" w:lastRowLastColumn="0"/>
            </w:pPr>
            <w:r>
              <w:t>Financial dimensions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273A45A5"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08834808"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2FFD65FC" w14:textId="304C54F6">
            <w:pPr>
              <w:rPr>
                <w:b w:val="0"/>
                <w:bCs w:val="0"/>
              </w:rPr>
            </w:pPr>
            <w:r>
              <w:rPr>
                <w:b w:val="0"/>
                <w:bCs w:val="0"/>
              </w:rPr>
              <w:t>Warehouse Aisle (</w:t>
            </w:r>
            <w:proofErr w:type="spellStart"/>
            <w:r>
              <w:rPr>
                <w:b w:val="0"/>
                <w:bCs w:val="0"/>
              </w:rPr>
              <w:t>msdyn_warehouseaisles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273E5236" w14:textId="5E7F0B50">
            <w:pPr>
              <w:cnfStyle w:val="000000100000" w:firstRow="0" w:lastRow="0" w:firstColumn="0" w:lastColumn="0" w:oddVBand="0" w:evenVBand="0" w:oddHBand="1" w:evenHBand="0" w:firstRowFirstColumn="0" w:firstRowLastColumn="0" w:lastRowFirstColumn="0" w:lastRowLastColumn="0"/>
            </w:pPr>
            <w:r>
              <w:t xml:space="preserve">Inventory aisle </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1CE4970B"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2E601F43"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432A67CA" w14:textId="5990B5B9">
            <w:pPr>
              <w:rPr>
                <w:b w:val="0"/>
                <w:bCs w:val="0"/>
              </w:rPr>
            </w:pPr>
            <w:r>
              <w:rPr>
                <w:b w:val="0"/>
                <w:bCs w:val="0"/>
              </w:rPr>
              <w:t>Company (</w:t>
            </w:r>
            <w:proofErr w:type="spellStart"/>
            <w:r>
              <w:rPr>
                <w:b w:val="0"/>
                <w:bCs w:val="0"/>
              </w:rPr>
              <w:t>cdm_companies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4CDC9B9B" w14:textId="3B326C2D">
            <w:pPr>
              <w:cnfStyle w:val="000000000000" w:firstRow="0" w:lastRow="0" w:firstColumn="0" w:lastColumn="0" w:oddVBand="0" w:evenVBand="0" w:oddHBand="0" w:evenHBand="0" w:firstRowFirstColumn="0" w:firstRowLastColumn="0" w:lastRowFirstColumn="0" w:lastRowLastColumn="0"/>
            </w:pPr>
            <w:r>
              <w:t>Legal entities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464A6060"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7343F8E0"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2415FBA6" w14:textId="6C29E40A">
            <w:pPr>
              <w:rPr>
                <w:b w:val="0"/>
                <w:bCs w:val="0"/>
              </w:rPr>
            </w:pPr>
            <w:r>
              <w:rPr>
                <w:b w:val="0"/>
                <w:bCs w:val="0"/>
              </w:rPr>
              <w:t>Internal organization (</w:t>
            </w:r>
            <w:proofErr w:type="spellStart"/>
            <w:r>
              <w:rPr>
                <w:b w:val="0"/>
                <w:bCs w:val="0"/>
              </w:rPr>
              <w:t>mysdyn_internalorganizations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7A63D13D" w14:textId="5ECD1696">
            <w:pPr>
              <w:cnfStyle w:val="000000100000" w:firstRow="0" w:lastRow="0" w:firstColumn="0" w:lastColumn="0" w:oddVBand="0" w:evenVBand="0" w:oddHBand="1" w:evenHBand="0" w:firstRowFirstColumn="0" w:firstRowLastColumn="0" w:lastRowFirstColumn="0" w:lastRowLastColumn="0"/>
            </w:pPr>
            <w:r>
              <w:t>Legal entities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625F0B5E"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6DE28C58"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77E7059B" w14:textId="37D6B29A">
            <w:pPr>
              <w:rPr>
                <w:b w:val="0"/>
                <w:bCs w:val="0"/>
              </w:rPr>
            </w:pPr>
            <w:r>
              <w:rPr>
                <w:b w:val="0"/>
                <w:bCs w:val="0"/>
              </w:rPr>
              <w:t>Loyalty Level (</w:t>
            </w:r>
            <w:proofErr w:type="spellStart"/>
            <w:r>
              <w:rPr>
                <w:b w:val="0"/>
                <w:bCs w:val="0"/>
              </w:rPr>
              <w:t>mysdyn_loyaltylevels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74CF15EC" w14:textId="30033715">
            <w:pPr>
              <w:cnfStyle w:val="000000000000" w:firstRow="0" w:lastRow="0" w:firstColumn="0" w:lastColumn="0" w:oddVBand="0" w:evenVBand="0" w:oddHBand="0" w:evenHBand="0" w:firstRowFirstColumn="0" w:firstRowLastColumn="0" w:lastRowFirstColumn="0" w:lastRowLastColumn="0"/>
            </w:pPr>
            <w:r>
              <w:t>Loyalty levels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4789006F"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567A3465"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4D137356" w14:textId="6CE21932">
            <w:pPr>
              <w:rPr>
                <w:b w:val="0"/>
                <w:bCs w:val="0"/>
              </w:rPr>
            </w:pPr>
            <w:r>
              <w:rPr>
                <w:b w:val="0"/>
                <w:bCs w:val="0"/>
              </w:rPr>
              <w:t>Ship Via (</w:t>
            </w:r>
            <w:proofErr w:type="spellStart"/>
            <w:r>
              <w:rPr>
                <w:b w:val="0"/>
                <w:bCs w:val="0"/>
              </w:rPr>
              <w:t>msdyn_shipvias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7E3C856D" w14:textId="71C5B462">
            <w:pPr>
              <w:cnfStyle w:val="000000100000" w:firstRow="0" w:lastRow="0" w:firstColumn="0" w:lastColumn="0" w:oddVBand="0" w:evenVBand="0" w:oddHBand="1" w:evenHBand="0" w:firstRowFirstColumn="0" w:firstRowLastColumn="0" w:lastRowFirstColumn="0" w:lastRowLastColumn="0"/>
            </w:pPr>
            <w:r>
              <w:t>Modes of delivery</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72D7A8F8"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2A476BA5"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30B7D148" w14:textId="29E7F225">
            <w:pPr>
              <w:rPr>
                <w:b w:val="0"/>
                <w:bCs w:val="0"/>
              </w:rPr>
            </w:pPr>
            <w:r>
              <w:rPr>
                <w:b w:val="0"/>
                <w:bCs w:val="0"/>
              </w:rPr>
              <w:t>Internal organization (</w:t>
            </w:r>
            <w:proofErr w:type="spellStart"/>
            <w:r>
              <w:rPr>
                <w:b w:val="0"/>
                <w:bCs w:val="0"/>
              </w:rPr>
              <w:t>msdyn_internalorganization</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16E47E1E" w14:textId="181B63DE">
            <w:pPr>
              <w:cnfStyle w:val="000000000000" w:firstRow="0" w:lastRow="0" w:firstColumn="0" w:lastColumn="0" w:oddVBand="0" w:evenVBand="0" w:oddHBand="0" w:evenHBand="0" w:firstRowFirstColumn="0" w:firstRowLastColumn="0" w:lastRowFirstColumn="0" w:lastRowLastColumn="0"/>
            </w:pPr>
            <w:r>
              <w:t>Operating unit</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56C6F8E6"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7173ECF8"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36808AC7" w14:textId="54940935">
            <w:pPr>
              <w:rPr>
                <w:b w:val="0"/>
                <w:bCs w:val="0"/>
              </w:rPr>
            </w:pPr>
            <w:r>
              <w:rPr>
                <w:b w:val="0"/>
                <w:bCs w:val="0"/>
              </w:rPr>
              <w:t>Party Electronic Address (</w:t>
            </w:r>
            <w:proofErr w:type="spellStart"/>
            <w:r>
              <w:rPr>
                <w:b w:val="0"/>
                <w:bCs w:val="0"/>
              </w:rPr>
              <w:t>msdyn_partyelectronicaddress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7C58C7AF" w14:textId="642AD46B">
            <w:pPr>
              <w:cnfStyle w:val="000000100000" w:firstRow="0" w:lastRow="0" w:firstColumn="0" w:lastColumn="0" w:oddVBand="0" w:evenVBand="0" w:oddHBand="1" w:evenHBand="0" w:firstRowFirstColumn="0" w:firstRowLastColumn="0" w:lastRowFirstColumn="0" w:lastRowLastColumn="0"/>
            </w:pPr>
            <w:r>
              <w:t>Party contacts V3</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74F18B24"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5E797D74"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403EF660" w14:textId="2A96B00F">
            <w:pPr>
              <w:rPr>
                <w:b w:val="0"/>
                <w:bCs w:val="0"/>
              </w:rPr>
            </w:pPr>
            <w:r>
              <w:rPr>
                <w:b w:val="0"/>
                <w:bCs w:val="0"/>
              </w:rPr>
              <w:t>Payment Day(</w:t>
            </w:r>
            <w:proofErr w:type="spellStart"/>
            <w:r>
              <w:rPr>
                <w:b w:val="0"/>
                <w:bCs w:val="0"/>
              </w:rPr>
              <w:t>msdyn_paymentdays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4A7EA461" w14:textId="26CECDF5">
            <w:pPr>
              <w:cnfStyle w:val="000000000000" w:firstRow="0" w:lastRow="0" w:firstColumn="0" w:lastColumn="0" w:oddVBand="0" w:evenVBand="0" w:oddHBand="0" w:evenHBand="0" w:firstRowFirstColumn="0" w:firstRowLastColumn="0" w:lastRowFirstColumn="0" w:lastRowLastColumn="0"/>
            </w:pPr>
            <w:r>
              <w:t>Payment days CDS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A2EF1" w14:paraId="7774FF77" w14:textId="568E8B0E">
            <w:pPr>
              <w:cnfStyle w:val="000000000000" w:firstRow="0" w:lastRow="0" w:firstColumn="0" w:lastColumn="0" w:oddVBand="0" w:evenVBand="0" w:oddHBand="0" w:evenHBand="0" w:firstRowFirstColumn="0" w:firstRowLastColumn="0" w:lastRowFirstColumn="0" w:lastRowLastColumn="0"/>
            </w:pPr>
            <w:r>
              <w:t xml:space="preserve">This template synchronizes payment day lines reference data for both customers and vendors. </w:t>
            </w:r>
          </w:p>
        </w:tc>
      </w:tr>
      <w:tr w:rsidR="009A2176" w:rsidTr="67F75D5F" w14:paraId="44520C57"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0D7AA8EC" w14:textId="0AA65F49">
            <w:pPr>
              <w:rPr>
                <w:b w:val="0"/>
                <w:bCs w:val="0"/>
              </w:rPr>
            </w:pPr>
            <w:r>
              <w:rPr>
                <w:b w:val="0"/>
                <w:bCs w:val="0"/>
              </w:rPr>
              <w:t>Payment Schedule (</w:t>
            </w:r>
            <w:proofErr w:type="spellStart"/>
            <w:r>
              <w:rPr>
                <w:b w:val="0"/>
                <w:bCs w:val="0"/>
              </w:rPr>
              <w:t>msdyn_paymentschedules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35AF2580" w14:textId="41146017">
            <w:pPr>
              <w:cnfStyle w:val="000000100000" w:firstRow="0" w:lastRow="0" w:firstColumn="0" w:lastColumn="0" w:oddVBand="0" w:evenVBand="0" w:oddHBand="1" w:evenHBand="0" w:firstRowFirstColumn="0" w:firstRowLastColumn="0" w:lastRowFirstColumn="0" w:lastRowLastColumn="0"/>
            </w:pPr>
            <w:r>
              <w:t>Payment schedule</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002AF6" w14:paraId="1B3E6915" w14:textId="28A0A661">
            <w:pPr>
              <w:cnfStyle w:val="000000100000" w:firstRow="0" w:lastRow="0" w:firstColumn="0" w:lastColumn="0" w:oddVBand="0" w:evenVBand="0" w:oddHBand="1" w:evenHBand="0" w:firstRowFirstColumn="0" w:firstRowLastColumn="0" w:lastRowFirstColumn="0" w:lastRowLastColumn="0"/>
            </w:pPr>
            <w:r>
              <w:t xml:space="preserve">This template synchronizes payment, schedule reference data, for both customers and vendors. </w:t>
            </w:r>
          </w:p>
        </w:tc>
      </w:tr>
      <w:tr w:rsidR="009A2176" w:rsidTr="67F75D5F" w14:paraId="5ECF526A"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500C98" w14:paraId="28C17800" w14:textId="7753C8C2">
            <w:pPr>
              <w:rPr>
                <w:b w:val="0"/>
                <w:bCs w:val="0"/>
              </w:rPr>
            </w:pPr>
            <w:r>
              <w:rPr>
                <w:b w:val="0"/>
                <w:bCs w:val="0"/>
              </w:rPr>
              <w:t>Personal Character Type (</w:t>
            </w:r>
            <w:proofErr w:type="spellStart"/>
            <w:r>
              <w:rPr>
                <w:b w:val="0"/>
                <w:bCs w:val="0"/>
              </w:rPr>
              <w:t>msdyn_personalcharactertype</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21256FF8" w14:textId="7BC65485">
            <w:pPr>
              <w:cnfStyle w:val="000000000000" w:firstRow="0" w:lastRow="0" w:firstColumn="0" w:lastColumn="0" w:oddVBand="0" w:evenVBand="0" w:oddHBand="0" w:evenHBand="0" w:firstRowFirstColumn="0" w:firstRowLastColumn="0" w:lastRowFirstColumn="0" w:lastRowLastColumn="0"/>
            </w:pPr>
            <w:r>
              <w:t>Personal character types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34453A03"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366D328E"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9A2176" w14:paraId="0B95972B" w14:textId="48EA3C6A">
            <w:pPr>
              <w:rPr>
                <w:b w:val="0"/>
                <w:bCs w:val="0"/>
              </w:rPr>
            </w:pPr>
            <w:r>
              <w:rPr>
                <w:b w:val="0"/>
                <w:bCs w:val="0"/>
              </w:rPr>
              <w:t>Price Customer Group (</w:t>
            </w:r>
            <w:proofErr w:type="spellStart"/>
            <w:r>
              <w:rPr>
                <w:b w:val="0"/>
                <w:bCs w:val="0"/>
              </w:rPr>
              <w:t>msdyn_pricecustomergroups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500C98" w14:paraId="04D50BB7" w14:textId="4E0E7358">
            <w:pPr>
              <w:cnfStyle w:val="000000100000" w:firstRow="0" w:lastRow="0" w:firstColumn="0" w:lastColumn="0" w:oddVBand="0" w:evenVBand="0" w:oddHBand="1" w:evenHBand="0" w:firstRowFirstColumn="0" w:firstRowLastColumn="0" w:lastRowFirstColumn="0" w:lastRowLastColumn="0"/>
            </w:pPr>
            <w:r>
              <w:t>P</w:t>
            </w:r>
            <w:r w:rsidR="009A2176">
              <w:t>rice customer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500C98" w14:paraId="7C2F1CB4"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60887EF1"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9A2176" w14:paraId="3341B2A1" w14:textId="22F5FF76">
            <w:pPr>
              <w:rPr>
                <w:b w:val="0"/>
                <w:bCs w:val="0"/>
              </w:rPr>
            </w:pPr>
            <w:r>
              <w:rPr>
                <w:b w:val="0"/>
                <w:bCs w:val="0"/>
              </w:rPr>
              <w:t>Product Category (</w:t>
            </w:r>
            <w:proofErr w:type="spellStart"/>
            <w:r>
              <w:rPr>
                <w:b w:val="0"/>
                <w:bCs w:val="0"/>
              </w:rPr>
              <w:t>msdyn_productcategories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9A2176" w14:paraId="7A6E9989" w14:textId="12F61609">
            <w:pPr>
              <w:cnfStyle w:val="000000000000" w:firstRow="0" w:lastRow="0" w:firstColumn="0" w:lastColumn="0" w:oddVBand="0" w:evenVBand="0" w:oddHBand="0" w:evenHBand="0" w:firstRowFirstColumn="0" w:firstRowLastColumn="0" w:lastRowFirstColumn="0" w:lastRowLastColumn="0"/>
            </w:pPr>
            <w:r>
              <w:t>Product categories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DB2B5E" w14:paraId="000525D1" w14:textId="282E1E3C">
            <w:pPr>
              <w:cnfStyle w:val="000000000000" w:firstRow="0" w:lastRow="0" w:firstColumn="0" w:lastColumn="0" w:oddVBand="0" w:evenVBand="0" w:oddHBand="0" w:evenHBand="0" w:firstRowFirstColumn="0" w:firstRowLastColumn="0" w:lastRowFirstColumn="0" w:lastRowLastColumn="0"/>
            </w:pPr>
            <w:r>
              <w:t xml:space="preserve">Each of the product categories, and information about its structure and </w:t>
            </w:r>
            <w:proofErr w:type="spellStart"/>
            <w:r>
              <w:t>characterisitics</w:t>
            </w:r>
            <w:proofErr w:type="spellEnd"/>
            <w:r>
              <w:t xml:space="preserve"> are contained in the </w:t>
            </w:r>
            <w:r>
              <w:lastRenderedPageBreak/>
              <w:t xml:space="preserve">product category table. </w:t>
            </w:r>
          </w:p>
        </w:tc>
      </w:tr>
      <w:tr w:rsidR="009A2176" w:rsidTr="67F75D5F" w14:paraId="530D07C8"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500C98" w:rsidP="001C761E" w:rsidRDefault="009A2176" w14:paraId="2442D7A1" w14:textId="7251D09C">
            <w:pPr>
              <w:rPr>
                <w:b w:val="0"/>
                <w:bCs w:val="0"/>
              </w:rPr>
            </w:pPr>
            <w:r>
              <w:rPr>
                <w:b w:val="0"/>
                <w:bCs w:val="0"/>
              </w:rPr>
              <w:lastRenderedPageBreak/>
              <w:t>Product Category Assignment (</w:t>
            </w:r>
            <w:proofErr w:type="spellStart"/>
            <w:r>
              <w:rPr>
                <w:b w:val="0"/>
                <w:bCs w:val="0"/>
              </w:rPr>
              <w:t>msdyn_productcategoryassignments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500C98" w:rsidP="001C761E" w:rsidRDefault="009A2176" w14:paraId="3356F735" w14:textId="1E7689ED">
            <w:pPr>
              <w:cnfStyle w:val="000000100000" w:firstRow="0" w:lastRow="0" w:firstColumn="0" w:lastColumn="0" w:oddVBand="0" w:evenVBand="0" w:oddHBand="1" w:evenHBand="0" w:firstRowFirstColumn="0" w:firstRowLastColumn="0" w:lastRowFirstColumn="0" w:lastRowLastColumn="0"/>
            </w:pPr>
            <w:r>
              <w:t>Product category assignments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500C98" w:rsidP="001C761E" w:rsidRDefault="00DB2B5E" w14:paraId="2A567D2E" w14:textId="465748B0">
            <w:pPr>
              <w:cnfStyle w:val="000000100000" w:firstRow="0" w:lastRow="0" w:firstColumn="0" w:lastColumn="0" w:oddVBand="0" w:evenVBand="0" w:oddHBand="1" w:evenHBand="0" w:firstRowFirstColumn="0" w:firstRowLastColumn="0" w:lastRowFirstColumn="0" w:lastRowLastColumn="0"/>
            </w:pPr>
            <w:r>
              <w:t xml:space="preserve">To assign a product to a category, the product category </w:t>
            </w:r>
            <w:proofErr w:type="spellStart"/>
            <w:r>
              <w:t>assingments</w:t>
            </w:r>
            <w:proofErr w:type="spellEnd"/>
            <w:r>
              <w:t xml:space="preserve"> table can be used. </w:t>
            </w:r>
          </w:p>
        </w:tc>
      </w:tr>
      <w:tr w:rsidR="009A2176" w:rsidTr="67F75D5F" w14:paraId="3CA29809"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073CC3B5" w14:textId="170D88EA">
            <w:pPr>
              <w:rPr>
                <w:b w:val="0"/>
                <w:bCs w:val="0"/>
              </w:rPr>
            </w:pPr>
            <w:r>
              <w:rPr>
                <w:b w:val="0"/>
                <w:bCs w:val="0"/>
              </w:rPr>
              <w:t>Product Category Hierarchy (</w:t>
            </w:r>
            <w:proofErr w:type="spellStart"/>
            <w:r>
              <w:rPr>
                <w:b w:val="0"/>
                <w:bCs w:val="0"/>
              </w:rPr>
              <w:t>msdyn_productcategoryhierarchies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412C99E5" w14:textId="4ADB4865">
            <w:pPr>
              <w:cnfStyle w:val="000000000000" w:firstRow="0" w:lastRow="0" w:firstColumn="0" w:lastColumn="0" w:oddVBand="0" w:evenVBand="0" w:oddHBand="0" w:evenHBand="0" w:firstRowFirstColumn="0" w:firstRowLastColumn="0" w:lastRowFirstColumn="0" w:lastRowLastColumn="0"/>
            </w:pPr>
            <w:r>
              <w:t>Product category hierarchies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DB2B5E" w14:paraId="6718C74C" w14:textId="2D317906">
            <w:pPr>
              <w:cnfStyle w:val="000000000000" w:firstRow="0" w:lastRow="0" w:firstColumn="0" w:lastColumn="0" w:oddVBand="0" w:evenVBand="0" w:oddHBand="0" w:evenHBand="0" w:firstRowFirstColumn="0" w:firstRowLastColumn="0" w:lastRowFirstColumn="0" w:lastRowLastColumn="0"/>
            </w:pPr>
            <w:r>
              <w:t xml:space="preserve">You use product hierarchies to categorize or group products. The category hierarchies are available in Dataverse using the Product Category Hierarchy Table. </w:t>
            </w:r>
          </w:p>
        </w:tc>
      </w:tr>
      <w:tr w:rsidR="009A2176" w:rsidTr="67F75D5F" w14:paraId="1CA31B97"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787AF655" w14:textId="705619A3">
            <w:pPr>
              <w:rPr>
                <w:b w:val="0"/>
                <w:bCs w:val="0"/>
              </w:rPr>
            </w:pPr>
            <w:r>
              <w:rPr>
                <w:b w:val="0"/>
                <w:bCs w:val="0"/>
              </w:rPr>
              <w:t>Product Category Hierarchy Role (</w:t>
            </w:r>
            <w:proofErr w:type="spellStart"/>
            <w:r>
              <w:rPr>
                <w:b w:val="0"/>
                <w:bCs w:val="0"/>
              </w:rPr>
              <w:t>msdyn_productcategoryhierarchyroles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20491803" w14:textId="55670206">
            <w:pPr>
              <w:cnfStyle w:val="000000100000" w:firstRow="0" w:lastRow="0" w:firstColumn="0" w:lastColumn="0" w:oddVBand="0" w:evenVBand="0" w:oddHBand="1" w:evenHBand="0" w:firstRowFirstColumn="0" w:firstRowLastColumn="0" w:lastRowFirstColumn="0" w:lastRowLastColumn="0"/>
            </w:pPr>
            <w:r>
              <w:t>Product category hierarchy roles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DB2B5E" w14:paraId="2F2AEBC1" w14:textId="5E55C43C">
            <w:pPr>
              <w:cnfStyle w:val="000000100000" w:firstRow="0" w:lastRow="0" w:firstColumn="0" w:lastColumn="0" w:oddVBand="0" w:evenVBand="0" w:oddHBand="1" w:evenHBand="0" w:firstRowFirstColumn="0" w:firstRowLastColumn="0" w:lastRowFirstColumn="0" w:lastRowLastColumn="0"/>
            </w:pPr>
            <w:r>
              <w:t xml:space="preserve">Product hierarchies can be used for different roles in D365 F&amp;O. They specific which category is used in each role the product category role table is used. </w:t>
            </w:r>
          </w:p>
        </w:tc>
      </w:tr>
      <w:tr w:rsidR="009A2176" w:rsidTr="67F75D5F" w14:paraId="73121208"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615A7CC6" w14:textId="6EE31943">
            <w:pPr>
              <w:rPr>
                <w:b w:val="0"/>
                <w:bCs w:val="0"/>
              </w:rPr>
            </w:pPr>
            <w:r>
              <w:rPr>
                <w:b w:val="0"/>
                <w:bCs w:val="0"/>
              </w:rPr>
              <w:t>Product Dimension Group (</w:t>
            </w:r>
            <w:proofErr w:type="spellStart"/>
            <w:r>
              <w:rPr>
                <w:b w:val="0"/>
                <w:bCs w:val="0"/>
              </w:rPr>
              <w:t>msdyn_productdimensiongroups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6771AF97" w14:textId="29CE9D06">
            <w:pPr>
              <w:cnfStyle w:val="000000000000" w:firstRow="0" w:lastRow="0" w:firstColumn="0" w:lastColumn="0" w:oddVBand="0" w:evenVBand="0" w:oddHBand="0" w:evenHBand="0" w:firstRowFirstColumn="0" w:firstRowLastColumn="0" w:lastRowFirstColumn="0" w:lastRowLastColumn="0"/>
            </w:pPr>
            <w:r>
              <w:t>Product dimension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DB2B5E" w14:paraId="0F6A10C5" w14:textId="0CAEBF90">
            <w:pPr>
              <w:cnfStyle w:val="000000000000" w:firstRow="0" w:lastRow="0" w:firstColumn="0" w:lastColumn="0" w:oddVBand="0" w:evenVBand="0" w:oddHBand="0" w:evenHBand="0" w:firstRowFirstColumn="0" w:firstRowLastColumn="0" w:lastRowFirstColumn="0" w:lastRowLastColumn="0"/>
            </w:pPr>
            <w:r>
              <w:t xml:space="preserve">Defines which product dimensions define the product. </w:t>
            </w:r>
          </w:p>
        </w:tc>
      </w:tr>
      <w:tr w:rsidR="009A2176" w:rsidTr="67F75D5F" w14:paraId="63DAE4E4"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7A82E5BC" w14:textId="0CDA86A4">
            <w:pPr>
              <w:rPr>
                <w:b w:val="0"/>
                <w:bCs w:val="0"/>
              </w:rPr>
            </w:pPr>
            <w:r>
              <w:rPr>
                <w:b w:val="0"/>
                <w:bCs w:val="0"/>
              </w:rPr>
              <w:t>Product Specific Unit Conversion (</w:t>
            </w:r>
            <w:proofErr w:type="spellStart"/>
            <w:r>
              <w:rPr>
                <w:b w:val="0"/>
                <w:bCs w:val="0"/>
              </w:rPr>
              <w:t>msdyn_productspecificunitofmeasureconversion</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0AB4655F" w14:textId="4C890846">
            <w:pPr>
              <w:cnfStyle w:val="000000100000" w:firstRow="0" w:lastRow="0" w:firstColumn="0" w:lastColumn="0" w:oddVBand="0" w:evenVBand="0" w:oddHBand="1" w:evenHBand="0" w:firstRowFirstColumn="0" w:firstRowLastColumn="0" w:lastRowFirstColumn="0" w:lastRowLastColumn="0"/>
            </w:pPr>
            <w:r>
              <w:t>Product specific unit conversions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45A19B98"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35E7AE07"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526AF9F6" w14:textId="3F093BB9">
            <w:pPr>
              <w:rPr>
                <w:b w:val="0"/>
                <w:bCs w:val="0"/>
              </w:rPr>
            </w:pPr>
            <w:r>
              <w:rPr>
                <w:b w:val="0"/>
                <w:bCs w:val="0"/>
              </w:rPr>
              <w:t>Invoice (invoice)</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6D0445FB" w14:textId="21896A62">
            <w:pPr>
              <w:cnfStyle w:val="000000000000" w:firstRow="0" w:lastRow="0" w:firstColumn="0" w:lastColumn="0" w:oddVBand="0" w:evenVBand="0" w:oddHBand="0" w:evenHBand="0" w:firstRowFirstColumn="0" w:firstRowLastColumn="0" w:lastRowFirstColumn="0" w:lastRowLastColumn="0"/>
            </w:pPr>
            <w:r>
              <w:t>Sales invoice headers V2</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57FD9270"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03E87FF2"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59D34D4B" w14:textId="3410E801">
            <w:pPr>
              <w:rPr>
                <w:b w:val="0"/>
                <w:bCs w:val="0"/>
              </w:rPr>
            </w:pPr>
            <w:r>
              <w:rPr>
                <w:b w:val="0"/>
                <w:bCs w:val="0"/>
              </w:rPr>
              <w:t>Invoice Product (</w:t>
            </w:r>
            <w:proofErr w:type="spellStart"/>
            <w:r>
              <w:rPr>
                <w:b w:val="0"/>
                <w:bCs w:val="0"/>
              </w:rPr>
              <w:t>invoicedetails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1A490C1E" w14:textId="15F165C4">
            <w:pPr>
              <w:cnfStyle w:val="000000100000" w:firstRow="0" w:lastRow="0" w:firstColumn="0" w:lastColumn="0" w:oddVBand="0" w:evenVBand="0" w:oddHBand="1" w:evenHBand="0" w:firstRowFirstColumn="0" w:firstRowLastColumn="0" w:lastRowFirstColumn="0" w:lastRowLastColumn="0"/>
            </w:pPr>
            <w:r>
              <w:t>Sales invoice lines V2</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7F629484"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2049013A"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0229B236" w14:textId="12C177C9">
            <w:pPr>
              <w:rPr>
                <w:b w:val="0"/>
                <w:bCs w:val="0"/>
              </w:rPr>
            </w:pPr>
            <w:r>
              <w:rPr>
                <w:b w:val="0"/>
                <w:bCs w:val="0"/>
              </w:rPr>
              <w:t>Sales Order Origin (</w:t>
            </w:r>
            <w:proofErr w:type="spellStart"/>
            <w:r>
              <w:rPr>
                <w:b w:val="0"/>
                <w:bCs w:val="0"/>
              </w:rPr>
              <w:t>msdyn_salesorderorigins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14A67C4A" w14:textId="2A47645A">
            <w:pPr>
              <w:cnfStyle w:val="000000000000" w:firstRow="0" w:lastRow="0" w:firstColumn="0" w:lastColumn="0" w:oddVBand="0" w:evenVBand="0" w:oddHBand="0" w:evenHBand="0" w:firstRowFirstColumn="0" w:firstRowLastColumn="0" w:lastRowFirstColumn="0" w:lastRowLastColumn="0"/>
            </w:pPr>
            <w:r>
              <w:t xml:space="preserve">Sales order origin codes </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51FADEFA"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449F46B9"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7F5A4CB2" w14:textId="528F17F1">
            <w:pPr>
              <w:rPr>
                <w:b w:val="0"/>
                <w:bCs w:val="0"/>
              </w:rPr>
            </w:pPr>
            <w:r>
              <w:rPr>
                <w:b w:val="0"/>
                <w:bCs w:val="0"/>
              </w:rPr>
              <w:t>Tax Group (</w:t>
            </w:r>
            <w:proofErr w:type="spellStart"/>
            <w:r>
              <w:rPr>
                <w:b w:val="0"/>
                <w:bCs w:val="0"/>
              </w:rPr>
              <w:t>msdyn_taxgroups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463D4546" w14:textId="66AE1451">
            <w:pPr>
              <w:cnfStyle w:val="000000100000" w:firstRow="0" w:lastRow="0" w:firstColumn="0" w:lastColumn="0" w:oddVBand="0" w:evenVBand="0" w:oddHBand="1" w:evenHBand="0" w:firstRowFirstColumn="0" w:firstRowLastColumn="0" w:lastRowFirstColumn="0" w:lastRowLastColumn="0"/>
            </w:pPr>
            <w:r>
              <w:t>Sales tax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37975B88"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7228C266"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17EB4071" w14:textId="531BAA63">
            <w:pPr>
              <w:rPr>
                <w:b w:val="0"/>
                <w:bCs w:val="0"/>
              </w:rPr>
            </w:pPr>
            <w:r>
              <w:rPr>
                <w:b w:val="0"/>
                <w:bCs w:val="0"/>
              </w:rPr>
              <w:t>Salutation (</w:t>
            </w:r>
            <w:proofErr w:type="spellStart"/>
            <w:r>
              <w:rPr>
                <w:b w:val="0"/>
                <w:bCs w:val="0"/>
              </w:rPr>
              <w:t>msdyn_salutation</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3713E646" w14:textId="38B376DC">
            <w:pPr>
              <w:cnfStyle w:val="000000000000" w:firstRow="0" w:lastRow="0" w:firstColumn="0" w:lastColumn="0" w:oddVBand="0" w:evenVBand="0" w:oddHBand="0" w:evenHBand="0" w:firstRowFirstColumn="0" w:firstRowLastColumn="0" w:lastRowFirstColumn="0" w:lastRowLastColumn="0"/>
            </w:pPr>
            <w:r>
              <w:t>Salutations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1175E040"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231B8E2E"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5F8F32EF" w14:textId="07FD15E4">
            <w:pPr>
              <w:rPr>
                <w:b w:val="0"/>
                <w:bCs w:val="0"/>
              </w:rPr>
            </w:pPr>
            <w:r>
              <w:rPr>
                <w:b w:val="0"/>
                <w:bCs w:val="0"/>
              </w:rPr>
              <w:t>Operational Site (</w:t>
            </w:r>
            <w:proofErr w:type="spellStart"/>
            <w:r>
              <w:rPr>
                <w:b w:val="0"/>
                <w:bCs w:val="0"/>
              </w:rPr>
              <w:t>msdyn_operationalsites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13A1D20B" w14:textId="78A9B000">
            <w:pPr>
              <w:cnfStyle w:val="000000100000" w:firstRow="0" w:lastRow="0" w:firstColumn="0" w:lastColumn="0" w:oddVBand="0" w:evenVBand="0" w:oddHBand="1" w:evenHBand="0" w:firstRowFirstColumn="0" w:firstRowLastColumn="0" w:lastRowFirstColumn="0" w:lastRowLastColumn="0"/>
            </w:pPr>
            <w:r>
              <w:t xml:space="preserve">Sites </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4203B3F5"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7029270B"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33E6A771" w14:textId="67485DB8">
            <w:pPr>
              <w:rPr>
                <w:b w:val="0"/>
                <w:bCs w:val="0"/>
              </w:rPr>
            </w:pPr>
            <w:r>
              <w:rPr>
                <w:b w:val="0"/>
                <w:bCs w:val="0"/>
              </w:rPr>
              <w:t>Product Size (</w:t>
            </w:r>
            <w:proofErr w:type="spellStart"/>
            <w:r>
              <w:rPr>
                <w:b w:val="0"/>
                <w:bCs w:val="0"/>
              </w:rPr>
              <w:t>msdyn_productsizes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32B2710B" w14:textId="65A07B2A">
            <w:pPr>
              <w:cnfStyle w:val="000000000000" w:firstRow="0" w:lastRow="0" w:firstColumn="0" w:lastColumn="0" w:oddVBand="0" w:evenVBand="0" w:oddHBand="0" w:evenHBand="0" w:firstRowFirstColumn="0" w:firstRowLastColumn="0" w:lastRowFirstColumn="0" w:lastRowLastColumn="0"/>
            </w:pPr>
            <w:r>
              <w:t>Sizes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02A7886B"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3DAD2BC7"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3FC0662D" w14:textId="27970927">
            <w:pPr>
              <w:rPr>
                <w:b w:val="0"/>
                <w:bCs w:val="0"/>
              </w:rPr>
            </w:pPr>
            <w:r>
              <w:rPr>
                <w:b w:val="0"/>
                <w:bCs w:val="0"/>
              </w:rPr>
              <w:t>Product Storage Dimension Group (</w:t>
            </w:r>
            <w:proofErr w:type="spellStart"/>
            <w:r>
              <w:rPr>
                <w:b w:val="0"/>
                <w:bCs w:val="0"/>
              </w:rPr>
              <w:t>msdyn_productstoragedimensiongroups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531CA13E" w14:textId="5E14341F">
            <w:pPr>
              <w:cnfStyle w:val="000000100000" w:firstRow="0" w:lastRow="0" w:firstColumn="0" w:lastColumn="0" w:oddVBand="0" w:evenVBand="0" w:oddHBand="1" w:evenHBand="0" w:firstRowFirstColumn="0" w:firstRowLastColumn="0" w:lastRowFirstColumn="0" w:lastRowLastColumn="0"/>
            </w:pPr>
            <w:r>
              <w:t>Storage dimension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0C6299A6"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0601192F"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08985B2B" w14:textId="05E417F3">
            <w:pPr>
              <w:rPr>
                <w:b w:val="0"/>
                <w:bCs w:val="0"/>
              </w:rPr>
            </w:pPr>
            <w:r>
              <w:rPr>
                <w:b w:val="0"/>
                <w:bCs w:val="0"/>
              </w:rPr>
              <w:t>Product Style (</w:t>
            </w:r>
            <w:proofErr w:type="spellStart"/>
            <w:r>
              <w:rPr>
                <w:b w:val="0"/>
                <w:bCs w:val="0"/>
              </w:rPr>
              <w:t>msdyn_productstyles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57EE3DE9" w14:textId="5EA01F5F">
            <w:pPr>
              <w:cnfStyle w:val="000000000000" w:firstRow="0" w:lastRow="0" w:firstColumn="0" w:lastColumn="0" w:oddVBand="0" w:evenVBand="0" w:oddHBand="0" w:evenHBand="0" w:firstRowFirstColumn="0" w:firstRowLastColumn="0" w:lastRowFirstColumn="0" w:lastRowLastColumn="0"/>
            </w:pPr>
            <w:r>
              <w:t>Styles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69CA03CF"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7F33028D"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6C3CB8BD" w14:textId="2211D488">
            <w:pPr>
              <w:rPr>
                <w:b w:val="0"/>
                <w:bCs w:val="0"/>
              </w:rPr>
            </w:pPr>
            <w:r>
              <w:rPr>
                <w:b w:val="0"/>
                <w:bCs w:val="0"/>
              </w:rPr>
              <w:lastRenderedPageBreak/>
              <w:t xml:space="preserve">Terms of Delivery </w:t>
            </w:r>
            <w:r w:rsidRPr="009A2176">
              <w:rPr>
                <w:b w:val="0"/>
                <w:bCs w:val="0"/>
              </w:rPr>
              <w:t>(</w:t>
            </w:r>
            <w:proofErr w:type="spellStart"/>
            <w:r w:rsidRPr="009A2176">
              <w:rPr>
                <w:b w:val="0"/>
                <w:bCs w:val="0"/>
              </w:rPr>
              <w:t>msdyn_termsofdeliveries</w:t>
            </w:r>
            <w:proofErr w:type="spellEnd"/>
            <w:r w:rsidRPr="009A2176">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70880A6A" w14:textId="352408C9">
            <w:pPr>
              <w:cnfStyle w:val="000000100000" w:firstRow="0" w:lastRow="0" w:firstColumn="0" w:lastColumn="0" w:oddVBand="0" w:evenVBand="0" w:oddHBand="1" w:evenHBand="0" w:firstRowFirstColumn="0" w:firstRowLastColumn="0" w:lastRowFirstColumn="0" w:lastRowLastColumn="0"/>
            </w:pPr>
            <w:r>
              <w:t xml:space="preserve">Terms of delivery </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2E048A1B"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08B11A1C"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4ED3EBD0" w14:textId="4E09D5A5">
            <w:pPr>
              <w:rPr>
                <w:b w:val="0"/>
                <w:bCs w:val="0"/>
              </w:rPr>
            </w:pPr>
            <w:r>
              <w:rPr>
                <w:b w:val="0"/>
                <w:bCs w:val="0"/>
              </w:rPr>
              <w:t xml:space="preserve">Payment Term </w:t>
            </w:r>
            <w:r w:rsidRPr="009A2176">
              <w:rPr>
                <w:b w:val="0"/>
                <w:bCs w:val="0"/>
              </w:rPr>
              <w:t>(</w:t>
            </w:r>
            <w:proofErr w:type="spellStart"/>
            <w:r w:rsidRPr="009A2176">
              <w:rPr>
                <w:b w:val="0"/>
                <w:bCs w:val="0"/>
              </w:rPr>
              <w:t>msdyn_paymentterms</w:t>
            </w:r>
            <w:proofErr w:type="spellEnd"/>
            <w:r w:rsidRPr="009A2176">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330A6A52" w14:textId="14C0966F">
            <w:pPr>
              <w:cnfStyle w:val="000000000000" w:firstRow="0" w:lastRow="0" w:firstColumn="0" w:lastColumn="0" w:oddVBand="0" w:evenVBand="0" w:oddHBand="0" w:evenHBand="0" w:firstRowFirstColumn="0" w:firstRowLastColumn="0" w:lastRowFirstColumn="0" w:lastRowLastColumn="0"/>
            </w:pPr>
            <w:r>
              <w:t xml:space="preserve">Terms of payment </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319DAAE0"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6C69BBFA"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367C0387" w14:textId="020DFD1A">
            <w:pPr>
              <w:rPr>
                <w:b w:val="0"/>
                <w:bCs w:val="0"/>
              </w:rPr>
            </w:pPr>
            <w:r>
              <w:rPr>
                <w:b w:val="0"/>
                <w:bCs w:val="0"/>
              </w:rPr>
              <w:t>Product Tracking Dimension Group (</w:t>
            </w:r>
            <w:proofErr w:type="spellStart"/>
            <w:r>
              <w:rPr>
                <w:b w:val="0"/>
                <w:bCs w:val="0"/>
              </w:rPr>
              <w:t>msdyn</w:t>
            </w:r>
            <w:proofErr w:type="spellEnd"/>
            <w:r>
              <w:rPr>
                <w:b w:val="0"/>
                <w:bCs w:val="0"/>
              </w:rPr>
              <w:t>)</w:t>
            </w:r>
            <w:proofErr w:type="spellStart"/>
            <w:r>
              <w:rPr>
                <w:b w:val="0"/>
                <w:bCs w:val="0"/>
              </w:rPr>
              <w:t>producttrackingdimensiongroups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4EA01421" w14:textId="416A85B4">
            <w:pPr>
              <w:cnfStyle w:val="000000100000" w:firstRow="0" w:lastRow="0" w:firstColumn="0" w:lastColumn="0" w:oddVBand="0" w:evenVBand="0" w:oddHBand="1" w:evenHBand="0" w:firstRowFirstColumn="0" w:firstRowLastColumn="0" w:lastRowFirstColumn="0" w:lastRowLastColumn="0"/>
            </w:pPr>
            <w:r>
              <w:t>Track dimension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DB2B5E" w14:paraId="6E3117C4" w14:textId="047F92F0">
            <w:pPr>
              <w:cnfStyle w:val="000000100000" w:firstRow="0" w:lastRow="0" w:firstColumn="0" w:lastColumn="0" w:oddVBand="0" w:evenVBand="0" w:oddHBand="1" w:evenHBand="0" w:firstRowFirstColumn="0" w:firstRowLastColumn="0" w:lastRowFirstColumn="0" w:lastRowLastColumn="0"/>
            </w:pPr>
            <w:r>
              <w:t xml:space="preserve">Represents the method used to </w:t>
            </w:r>
            <w:proofErr w:type="spellStart"/>
            <w:r>
              <w:t>trak</w:t>
            </w:r>
            <w:proofErr w:type="spellEnd"/>
            <w:r>
              <w:t xml:space="preserve"> the product in inventory. </w:t>
            </w:r>
          </w:p>
        </w:tc>
      </w:tr>
      <w:tr w:rsidR="0041140A" w:rsidTr="67F75D5F" w14:paraId="2BD2024E"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671D6A3E" w14:textId="4227E359">
            <w:pPr>
              <w:rPr>
                <w:b w:val="0"/>
                <w:bCs w:val="0"/>
              </w:rPr>
            </w:pPr>
            <w:r>
              <w:rPr>
                <w:b w:val="0"/>
                <w:bCs w:val="0"/>
              </w:rPr>
              <w:t>Unit Conversion (</w:t>
            </w:r>
            <w:proofErr w:type="spellStart"/>
            <w:r>
              <w:rPr>
                <w:b w:val="0"/>
                <w:bCs w:val="0"/>
              </w:rPr>
              <w:t>msdyn_unitofmeasureconversions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6E81B485" w14:textId="55937EFF">
            <w:pPr>
              <w:cnfStyle w:val="000000000000" w:firstRow="0" w:lastRow="0" w:firstColumn="0" w:lastColumn="0" w:oddVBand="0" w:evenVBand="0" w:oddHBand="0" w:evenHBand="0" w:firstRowFirstColumn="0" w:firstRowLastColumn="0" w:lastRowFirstColumn="0" w:lastRowLastColumn="0"/>
            </w:pPr>
            <w:r>
              <w:t>Unit conversions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00F75705" w14:textId="77777777">
            <w:pPr>
              <w:cnfStyle w:val="000000000000" w:firstRow="0" w:lastRow="0" w:firstColumn="0" w:lastColumn="0" w:oddVBand="0" w:evenVBand="0" w:oddHBand="0" w:evenHBand="0" w:firstRowFirstColumn="0" w:firstRowLastColumn="0" w:lastRowFirstColumn="0" w:lastRowLastColumn="0"/>
            </w:pPr>
          </w:p>
        </w:tc>
      </w:tr>
      <w:tr w:rsidR="0041140A" w:rsidTr="67F75D5F" w14:paraId="7CD52B37"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23157A22" w14:textId="0DC65C5D">
            <w:pPr>
              <w:rPr>
                <w:b w:val="0"/>
                <w:bCs w:val="0"/>
              </w:rPr>
            </w:pPr>
            <w:r>
              <w:rPr>
                <w:b w:val="0"/>
                <w:bCs w:val="0"/>
              </w:rPr>
              <w:t>Unit (</w:t>
            </w:r>
            <w:proofErr w:type="spellStart"/>
            <w:r>
              <w:rPr>
                <w:b w:val="0"/>
                <w:bCs w:val="0"/>
              </w:rPr>
              <w:t>uom</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09FB3B94" w14:textId="4B5C8635">
            <w:pPr>
              <w:cnfStyle w:val="000000100000" w:firstRow="0" w:lastRow="0" w:firstColumn="0" w:lastColumn="0" w:oddVBand="0" w:evenVBand="0" w:oddHBand="1" w:evenHBand="0" w:firstRowFirstColumn="0" w:firstRowLastColumn="0" w:lastRowFirstColumn="0" w:lastRowLastColumn="0"/>
            </w:pPr>
            <w:r>
              <w:t>Units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0629635A" w14:textId="77777777">
            <w:pPr>
              <w:cnfStyle w:val="000000100000" w:firstRow="0" w:lastRow="0" w:firstColumn="0" w:lastColumn="0" w:oddVBand="0" w:evenVBand="0" w:oddHBand="1" w:evenHBand="0" w:firstRowFirstColumn="0" w:firstRowLastColumn="0" w:lastRowFirstColumn="0" w:lastRowLastColumn="0"/>
            </w:pPr>
          </w:p>
        </w:tc>
      </w:tr>
      <w:tr w:rsidR="0041140A" w:rsidTr="67F75D5F" w14:paraId="55D171DD"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9A2176" w:rsidR="009A2176" w:rsidP="001C761E" w:rsidRDefault="009A2176" w14:paraId="4E896B8B" w14:textId="62BDBFAC">
            <w:pPr>
              <w:rPr>
                <w:b w:val="0"/>
                <w:bCs w:val="0"/>
              </w:rPr>
            </w:pPr>
            <w:r w:rsidRPr="009A2176">
              <w:rPr>
                <w:b w:val="0"/>
                <w:bCs w:val="0"/>
              </w:rPr>
              <w:t>Vendor Group (</w:t>
            </w:r>
            <w:proofErr w:type="spellStart"/>
            <w:r w:rsidRPr="009A2176">
              <w:rPr>
                <w:b w:val="0"/>
                <w:bCs w:val="0"/>
              </w:rPr>
              <w:t>msdyn_vendorgroups</w:t>
            </w:r>
            <w:proofErr w:type="spellEnd"/>
            <w:r w:rsidRPr="009A2176">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08EFA5B1" w14:textId="0E46888D">
            <w:pPr>
              <w:cnfStyle w:val="000000000000" w:firstRow="0" w:lastRow="0" w:firstColumn="0" w:lastColumn="0" w:oddVBand="0" w:evenVBand="0" w:oddHBand="0" w:evenHBand="0" w:firstRowFirstColumn="0" w:firstRowLastColumn="0" w:lastRowFirstColumn="0" w:lastRowLastColumn="0"/>
            </w:pPr>
            <w:r>
              <w:t>Vendor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6CB423E1"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2422E397"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9A2176" w:rsidR="009A2176" w:rsidP="001C761E" w:rsidRDefault="009A2176" w14:paraId="02BCA5D9" w14:textId="2B853561">
            <w:pPr>
              <w:rPr>
                <w:b w:val="0"/>
                <w:bCs w:val="0"/>
              </w:rPr>
            </w:pPr>
            <w:r>
              <w:rPr>
                <w:b w:val="0"/>
                <w:bCs w:val="0"/>
              </w:rPr>
              <w:t>Vendor Payment Method (</w:t>
            </w:r>
            <w:proofErr w:type="spellStart"/>
            <w:r>
              <w:rPr>
                <w:b w:val="0"/>
                <w:bCs w:val="0"/>
              </w:rPr>
              <w:t>msdyn_vendorpaymentmethods</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1A33256A" w14:textId="19B5B515">
            <w:pPr>
              <w:cnfStyle w:val="000000100000" w:firstRow="0" w:lastRow="0" w:firstColumn="0" w:lastColumn="0" w:oddVBand="0" w:evenVBand="0" w:oddHBand="1" w:evenHBand="0" w:firstRowFirstColumn="0" w:firstRowLastColumn="0" w:lastRowFirstColumn="0" w:lastRowLastColumn="0"/>
            </w:pPr>
            <w:r>
              <w:t>Vendor payment method</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BD05FF" w14:paraId="372F1419" w14:textId="4992C310">
            <w:pPr>
              <w:cnfStyle w:val="000000100000" w:firstRow="0" w:lastRow="0" w:firstColumn="0" w:lastColumn="0" w:oddVBand="0" w:evenVBand="0" w:oddHBand="1" w:evenHBand="0" w:firstRowFirstColumn="0" w:firstRowLastColumn="0" w:lastRowFirstColumn="0" w:lastRowLastColumn="0"/>
            </w:pPr>
            <w:r>
              <w:t xml:space="preserve">This template synchronizes vendor payment method information. </w:t>
            </w:r>
          </w:p>
        </w:tc>
      </w:tr>
      <w:tr w:rsidR="009A2176" w:rsidTr="67F75D5F" w14:paraId="6D6C3EEB"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Pr="009A2176" w:rsidR="009A2176" w:rsidP="001C761E" w:rsidRDefault="009A2176" w14:paraId="29187F36" w14:textId="3BBB18EA">
            <w:pPr>
              <w:rPr>
                <w:b w:val="0"/>
                <w:bCs w:val="0"/>
              </w:rPr>
            </w:pPr>
            <w:r>
              <w:rPr>
                <w:b w:val="0"/>
                <w:bCs w:val="0"/>
              </w:rPr>
              <w:t>Vendor (vendor)</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2BD50E2A" w14:textId="4D5E2A92">
            <w:pPr>
              <w:cnfStyle w:val="000000000000" w:firstRow="0" w:lastRow="0" w:firstColumn="0" w:lastColumn="0" w:oddVBand="0" w:evenVBand="0" w:oddHBand="0" w:evenHBand="0" w:firstRowFirstColumn="0" w:firstRowLastColumn="0" w:lastRowFirstColumn="0" w:lastRowLastColumn="0"/>
            </w:pPr>
            <w:r>
              <w:t>Vendors V2</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BD05FF" w14:paraId="278D290A" w14:textId="640BBF3F">
            <w:pPr>
              <w:cnfStyle w:val="000000000000" w:firstRow="0" w:lastRow="0" w:firstColumn="0" w:lastColumn="0" w:oddVBand="0" w:evenVBand="0" w:oddHBand="0" w:evenHBand="0" w:firstRowFirstColumn="0" w:firstRowLastColumn="0" w:lastRowFirstColumn="0" w:lastRowLastColumn="0"/>
            </w:pPr>
            <w:r>
              <w:t xml:space="preserve">Leverages new out of box vendor concept.  </w:t>
            </w:r>
          </w:p>
        </w:tc>
      </w:tr>
      <w:tr w:rsidR="009A2176" w:rsidTr="67F75D5F" w14:paraId="6222EEFC"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33F26C25" w14:textId="3EDC82AE">
            <w:pPr>
              <w:rPr>
                <w:b w:val="0"/>
                <w:bCs w:val="0"/>
              </w:rPr>
            </w:pPr>
            <w:r>
              <w:rPr>
                <w:b w:val="0"/>
                <w:bCs w:val="0"/>
              </w:rPr>
              <w:t>Warehouse Zone Group (</w:t>
            </w:r>
            <w:proofErr w:type="spellStart"/>
            <w:r>
              <w:rPr>
                <w:b w:val="0"/>
                <w:bCs w:val="0"/>
              </w:rPr>
              <w:t>msdyn_warehousezonegroup</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762B8C5F" w14:textId="26A761AE">
            <w:pPr>
              <w:cnfStyle w:val="000000100000" w:firstRow="0" w:lastRow="0" w:firstColumn="0" w:lastColumn="0" w:oddVBand="0" w:evenVBand="0" w:oddHBand="1" w:evenHBand="0" w:firstRowFirstColumn="0" w:firstRowLastColumn="0" w:lastRowFirstColumn="0" w:lastRowLastColumn="0"/>
            </w:pPr>
            <w:r>
              <w:t>Warehouse zone groups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7FB51CE8"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60DE16C0"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13E51F8A" w14:textId="34F791FA">
            <w:pPr>
              <w:rPr>
                <w:b w:val="0"/>
                <w:bCs w:val="0"/>
              </w:rPr>
            </w:pPr>
            <w:r>
              <w:rPr>
                <w:b w:val="0"/>
                <w:bCs w:val="0"/>
              </w:rPr>
              <w:t>Warehouse Zone (</w:t>
            </w:r>
            <w:proofErr w:type="spellStart"/>
            <w:r>
              <w:rPr>
                <w:b w:val="0"/>
                <w:bCs w:val="0"/>
              </w:rPr>
              <w:t>msdyn_warehousezone</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57F7ABE0" w14:textId="514AF3CF">
            <w:pPr>
              <w:cnfStyle w:val="000000000000" w:firstRow="0" w:lastRow="0" w:firstColumn="0" w:lastColumn="0" w:oddVBand="0" w:evenVBand="0" w:oddHBand="0" w:evenHBand="0" w:firstRowFirstColumn="0" w:firstRowLastColumn="0" w:lastRowFirstColumn="0" w:lastRowLastColumn="0"/>
            </w:pPr>
            <w:r>
              <w:t>Warehouse zones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538999CC" w14:textId="77777777">
            <w:pPr>
              <w:cnfStyle w:val="000000000000" w:firstRow="0" w:lastRow="0" w:firstColumn="0" w:lastColumn="0" w:oddVBand="0" w:evenVBand="0" w:oddHBand="0" w:evenHBand="0" w:firstRowFirstColumn="0" w:firstRowLastColumn="0" w:lastRowFirstColumn="0" w:lastRowLastColumn="0"/>
            </w:pPr>
          </w:p>
        </w:tc>
      </w:tr>
      <w:tr w:rsidR="009A2176" w:rsidTr="67F75D5F" w14:paraId="05C5AED6" w14:textId="7777777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70A9AA76" w14:textId="2830A049">
            <w:pPr>
              <w:rPr>
                <w:b w:val="0"/>
                <w:bCs w:val="0"/>
              </w:rPr>
            </w:pPr>
            <w:r>
              <w:rPr>
                <w:b w:val="0"/>
                <w:bCs w:val="0"/>
              </w:rPr>
              <w:t>Warehouse (</w:t>
            </w:r>
            <w:proofErr w:type="spellStart"/>
            <w:r>
              <w:rPr>
                <w:b w:val="0"/>
                <w:bCs w:val="0"/>
              </w:rPr>
              <w:t>msdyn_warehouse</w:t>
            </w:r>
            <w:proofErr w:type="spellEnd"/>
            <w:r>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37FD57BF" w14:textId="6F429262">
            <w:pPr>
              <w:cnfStyle w:val="000000100000" w:firstRow="0" w:lastRow="0" w:firstColumn="0" w:lastColumn="0" w:oddVBand="0" w:evenVBand="0" w:oddHBand="1" w:evenHBand="0" w:firstRowFirstColumn="0" w:firstRowLastColumn="0" w:lastRowFirstColumn="0" w:lastRowLastColumn="0"/>
            </w:pPr>
            <w:r>
              <w:t>Warehouses</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0D1BFD00" w14:textId="77777777">
            <w:pPr>
              <w:cnfStyle w:val="000000100000" w:firstRow="0" w:lastRow="0" w:firstColumn="0" w:lastColumn="0" w:oddVBand="0" w:evenVBand="0" w:oddHBand="1" w:evenHBand="0" w:firstRowFirstColumn="0" w:firstRowLastColumn="0" w:lastRowFirstColumn="0" w:lastRowLastColumn="0"/>
            </w:pPr>
          </w:p>
        </w:tc>
      </w:tr>
      <w:tr w:rsidR="009A2176" w:rsidTr="67F75D5F" w14:paraId="29972912" w14:textId="77777777">
        <w:trPr>
          <w:trHeight w:val="276"/>
        </w:trPr>
        <w:tc>
          <w:tcPr>
            <w:cnfStyle w:val="001000000000" w:firstRow="0" w:lastRow="0" w:firstColumn="1" w:lastColumn="0" w:oddVBand="0" w:evenVBand="0" w:oddHBand="0" w:evenHBand="0" w:firstRowFirstColumn="0" w:firstRowLastColumn="0" w:lastRowFirstColumn="0" w:lastRowLastColumn="0"/>
            <w:tcW w:w="5055" w:type="dxa"/>
            <w:tcMar/>
          </w:tcPr>
          <w:p w:rsidR="009A2176" w:rsidP="001C761E" w:rsidRDefault="009A2176" w14:paraId="3F764C8F" w14:textId="6117B925">
            <w:pPr>
              <w:rPr>
                <w:b w:val="0"/>
                <w:bCs w:val="0"/>
              </w:rPr>
            </w:pPr>
            <w:r>
              <w:rPr>
                <w:b w:val="0"/>
                <w:bCs w:val="0"/>
              </w:rPr>
              <w:t>Worker</w:t>
            </w:r>
            <w:r w:rsidR="009572E7">
              <w:rPr>
                <w:b w:val="0"/>
                <w:bCs w:val="0"/>
              </w:rPr>
              <w:t xml:space="preserve"> (</w:t>
            </w:r>
            <w:proofErr w:type="spellStart"/>
            <w:r w:rsidR="009572E7">
              <w:rPr>
                <w:b w:val="0"/>
                <w:bCs w:val="0"/>
              </w:rPr>
              <w:t>cdm_worker</w:t>
            </w:r>
            <w:proofErr w:type="spellEnd"/>
            <w:r w:rsidR="009572E7">
              <w:rPr>
                <w:b w:val="0"/>
                <w:bCs w:val="0"/>
              </w:rPr>
              <w:t>)</w:t>
            </w:r>
          </w:p>
        </w:tc>
        <w:tc>
          <w:tcPr>
            <w:cnfStyle w:val="000000000000" w:firstRow="0" w:lastRow="0" w:firstColumn="0" w:lastColumn="0" w:oddVBand="0" w:evenVBand="0" w:oddHBand="0" w:evenHBand="0" w:firstRowFirstColumn="0" w:firstRowLastColumn="0" w:lastRowFirstColumn="0" w:lastRowLastColumn="0"/>
            <w:tcW w:w="3426" w:type="dxa"/>
            <w:tcMar/>
          </w:tcPr>
          <w:p w:rsidR="009A2176" w:rsidP="001C761E" w:rsidRDefault="009A2176" w14:paraId="3863E0A4" w14:textId="7A48E69F">
            <w:pPr>
              <w:cnfStyle w:val="000000000000" w:firstRow="0" w:lastRow="0" w:firstColumn="0" w:lastColumn="0" w:oddVBand="0" w:evenVBand="0" w:oddHBand="0" w:evenHBand="0" w:firstRowFirstColumn="0" w:firstRowLastColumn="0" w:lastRowFirstColumn="0" w:lastRowLastColumn="0"/>
            </w:pPr>
            <w:r>
              <w:t>Worker</w:t>
            </w:r>
          </w:p>
        </w:tc>
        <w:tc>
          <w:tcPr>
            <w:cnfStyle w:val="000000000000" w:firstRow="0" w:lastRow="0" w:firstColumn="0" w:lastColumn="0" w:oddVBand="0" w:evenVBand="0" w:oddHBand="0" w:evenHBand="0" w:firstRowFirstColumn="0" w:firstRowLastColumn="0" w:lastRowFirstColumn="0" w:lastRowLastColumn="0"/>
            <w:tcW w:w="2769" w:type="dxa"/>
            <w:tcMar/>
          </w:tcPr>
          <w:p w:rsidRPr="00DD39E4" w:rsidR="009A2176" w:rsidP="001C761E" w:rsidRDefault="009A2176" w14:paraId="6AADD37C" w14:textId="77777777">
            <w:pPr>
              <w:cnfStyle w:val="000000000000" w:firstRow="0" w:lastRow="0" w:firstColumn="0" w:lastColumn="0" w:oddVBand="0" w:evenVBand="0" w:oddHBand="0" w:evenHBand="0" w:firstRowFirstColumn="0" w:firstRowLastColumn="0" w:lastRowFirstColumn="0" w:lastRowLastColumn="0"/>
            </w:pPr>
          </w:p>
        </w:tc>
      </w:tr>
    </w:tbl>
    <w:p w:rsidR="67F75D5F" w:rsidP="67F75D5F" w:rsidRDefault="67F75D5F" w14:paraId="73E6C488" w14:textId="0C067EB8">
      <w:pPr>
        <w:pStyle w:val="Normal"/>
        <w:rPr>
          <w:ins w:author="Theodore Flemmer (TFL)" w:date="2023-05-12T16:49:20.344Z" w:id="1149736990"/>
        </w:rPr>
      </w:pPr>
    </w:p>
    <w:p w:rsidR="0AAEAE19" w:rsidP="67F75D5F" w:rsidRDefault="0AAEAE19" w14:paraId="5B624F15" w14:textId="6DB18DA7">
      <w:pPr>
        <w:pStyle w:val="Normal"/>
      </w:pPr>
      <w:ins w:author="Theodore Flemmer (TFL)" w:date="2023-05-12T18:03:22.168Z" w:id="398791331">
        <w:r w:rsidR="0AAEAE19">
          <w:t>*</w:t>
        </w:r>
      </w:ins>
      <w:ins w:author="Theodore Flemmer (TFL)" w:date="2023-05-12T16:51:51.528Z" w:id="501348777">
        <w:r w:rsidR="685F4274">
          <w:t>Invoice</w:t>
        </w:r>
      </w:ins>
      <w:ins w:author="Theodore Flemmer (TFL)" w:date="2023-05-12T18:03:59.642Z" w:id="2104675155">
        <w:r w:rsidR="2C96F08C">
          <w:t xml:space="preserve"> Visibility Use Cases will require ad</w:t>
        </w:r>
      </w:ins>
      <w:ins w:author="Theodore Flemmer (TFL)" w:date="2023-05-12T18:04:20.992Z" w:id="2005279619">
        <w:r w:rsidR="2C96F08C">
          <w:t xml:space="preserve">justments to the </w:t>
        </w:r>
      </w:ins>
      <w:ins w:author="Theodore Flemmer (TFL)" w:date="2023-05-12T18:05:59.989Z" w:id="568106918">
        <w:r w:rsidR="48ACB389">
          <w:t xml:space="preserve">Finance and Dataverse Tables to </w:t>
        </w:r>
      </w:ins>
      <w:ins w:author="Theodore Flemmer (TFL)" w:date="2023-05-12T18:07:17.561Z" w:id="1678027107">
        <w:r w:rsidR="6EBFA36E">
          <w:t>allow</w:t>
        </w:r>
      </w:ins>
      <w:ins w:author="Theodore Flemmer (TFL)" w:date="2023-05-12T18:05:59.989Z" w:id="1308465522">
        <w:r w:rsidR="48ACB389">
          <w:t xml:space="preserve"> the </w:t>
        </w:r>
      </w:ins>
      <w:ins w:author="Theodore Flemmer (TFL)" w:date="2023-05-12T18:06:53.923Z" w:id="1156200638">
        <w:r w:rsidR="48ACB389">
          <w:t xml:space="preserve">Parent Party Number </w:t>
        </w:r>
      </w:ins>
      <w:ins w:author="Theodore Flemmer (TFL)" w:date="2023-05-12T18:07:59.638Z" w:id="1904351412">
        <w:r w:rsidR="68DD3F2C">
          <w:t xml:space="preserve">of the Invoice </w:t>
        </w:r>
        <w:r w:rsidR="68DD3F2C">
          <w:t>To</w:t>
        </w:r>
        <w:r w:rsidR="68DD3F2C">
          <w:t xml:space="preserve"> </w:t>
        </w:r>
      </w:ins>
      <w:ins w:author="Theodore Flemmer (TFL)" w:date="2023-05-12T18:08:48.926Z" w:id="459690438">
        <w:r w:rsidR="0CB6FB39">
          <w:t xml:space="preserve">Customer </w:t>
        </w:r>
      </w:ins>
      <w:ins w:author="Theodore Flemmer (TFL)" w:date="2023-05-12T18:07:59.638Z" w:id="2097688257">
        <w:r w:rsidR="68DD3F2C">
          <w:t xml:space="preserve">and Sold </w:t>
        </w:r>
        <w:r w:rsidR="68DD3F2C">
          <w:t>To</w:t>
        </w:r>
        <w:r w:rsidR="68DD3F2C">
          <w:t xml:space="preserve"> Cu</w:t>
        </w:r>
      </w:ins>
      <w:ins w:author="Theodore Flemmer (TFL)" w:date="2023-05-12T18:08:08.532Z" w:id="689907322">
        <w:r w:rsidR="68DD3F2C">
          <w:t xml:space="preserve">stomer </w:t>
        </w:r>
      </w:ins>
      <w:ins w:author="Theodore Flemmer (TFL)" w:date="2023-05-12T18:06:53.923Z" w:id="183418365">
        <w:r w:rsidR="48ACB389">
          <w:t>to be included in the</w:t>
        </w:r>
        <w:r w:rsidR="1BB62B7C">
          <w:t xml:space="preserve"> Invoice Data Map</w:t>
        </w:r>
      </w:ins>
      <w:ins w:author="Theodore Flemmer (TFL)" w:date="2023-05-12T18:08:20.491Z" w:id="1164144086">
        <w:r w:rsidR="5478AC6B">
          <w:t>.</w:t>
        </w:r>
      </w:ins>
    </w:p>
    <w:p w:rsidR="001C761E" w:rsidP="009D3AAB" w:rsidRDefault="00500C98" w14:paraId="56BD7DFE" w14:textId="6F6AC021">
      <w:pPr>
        <w:pStyle w:val="Heading1"/>
      </w:pPr>
      <w:r>
        <w:br/>
      </w:r>
      <w:r w:rsidR="009D3AAB">
        <w:t>Data Management Settings</w:t>
      </w:r>
    </w:p>
    <w:p w:rsidR="009D3AAB" w:rsidP="009D3AAB" w:rsidRDefault="009D3AAB" w14:paraId="209DB4C4" w14:textId="77777777">
      <w:pPr>
        <w:pStyle w:val="Heading2"/>
      </w:pPr>
    </w:p>
    <w:p w:rsidRPr="009D3AAB" w:rsidR="009D3AAB" w:rsidP="009D3AAB" w:rsidRDefault="009D3AAB" w14:paraId="23C8628D" w14:textId="54E998F4">
      <w:pPr>
        <w:pStyle w:val="Heading2"/>
      </w:pPr>
      <w:r w:rsidRPr="009D3AAB">
        <w:t>Business Unit Hierarchy</w:t>
      </w:r>
    </w:p>
    <w:p w:rsidRPr="001C761E" w:rsidR="001C761E" w:rsidP="001C761E" w:rsidRDefault="001C761E" w14:paraId="01DE8ED1" w14:textId="77777777">
      <w:pPr>
        <w:rPr>
          <w:rFonts w:eastAsia="Calibri"/>
        </w:rPr>
      </w:pPr>
    </w:p>
    <w:p w:rsidR="009E7A5E" w:rsidP="009D3AAB" w:rsidRDefault="009D3AAB" w14:paraId="7B113827" w14:textId="412479BA">
      <w:pPr>
        <w:pStyle w:val="Heading1"/>
        <w:rPr>
          <w:rFonts w:eastAsia="Calibri Light"/>
        </w:rPr>
      </w:pPr>
      <w:r w:rsidRPr="6379542B" w:rsidR="56B533B4">
        <w:rPr>
          <w:rFonts w:eastAsia="Calibri Light"/>
        </w:rPr>
        <w:t>Portal</w:t>
      </w:r>
      <w:r w:rsidRPr="6379542B" w:rsidR="6D6FBA88">
        <w:rPr>
          <w:rFonts w:eastAsia="Calibri Light"/>
        </w:rPr>
        <w:t xml:space="preserve"> Management Settings</w:t>
      </w:r>
    </w:p>
    <w:p w:rsidR="6379542B" w:rsidP="6379542B" w:rsidRDefault="6379542B" w14:paraId="10AE5728" w14:textId="76AE6D29">
      <w:pPr>
        <w:pStyle w:val="Heading2"/>
        <w:rPr>
          <w:ins w:author="Shoeb Memon (SHM)" w:date="2023-04-03T05:14:01.239Z" w:id="1628433950"/>
        </w:rPr>
      </w:pPr>
    </w:p>
    <w:p w:rsidRPr="009D3AAB" w:rsidR="009D3AAB" w:rsidP="009D3AAB" w:rsidRDefault="009D3AAB" w14:paraId="0AB96BF4" w14:textId="1887B026">
      <w:pPr>
        <w:pStyle w:val="Heading2"/>
      </w:pPr>
      <w:r w:rsidRPr="009D3AAB">
        <w:t xml:space="preserve">Field-level </w:t>
      </w:r>
      <w:r>
        <w:t>S</w:t>
      </w:r>
      <w:r w:rsidRPr="009D3AAB">
        <w:t xml:space="preserve">ecurity </w:t>
      </w:r>
      <w:r>
        <w:t>P</w:t>
      </w:r>
      <w:r w:rsidRPr="009D3AAB">
        <w:t>rofiles</w:t>
      </w:r>
    </w:p>
    <w:p w:rsidR="009D3AAB" w:rsidP="009D3AAB" w:rsidRDefault="009D3AAB" w14:paraId="066F1D5A" w14:textId="77777777">
      <w:pPr>
        <w:rPr>
          <w:rFonts w:eastAsia="Calibri"/>
        </w:rPr>
      </w:pPr>
      <w:r w:rsidRPr="380891C9">
        <w:rPr>
          <w:rFonts w:eastAsia="Calibri"/>
        </w:rPr>
        <w:t>Field-level security is used to implement security for sensitive fields. Customers may want to control the create and update operations on sensitive fields. For example, your customer may want to only allow service managers to create and update the Service Cost field. Field-level security is maintained using field-level security profiles. In this section, all the field-level security profiles should be mentioned, as this is required for our Dynamics 365 CE implementation.</w:t>
      </w:r>
    </w:p>
    <w:p w:rsidR="009D3AAB" w:rsidP="009D3AAB" w:rsidRDefault="009D3AAB" w14:paraId="6FC5B187" w14:textId="77777777">
      <w:pPr>
        <w:rPr>
          <w:rFonts w:ascii="Calibri" w:hAnsi="Calibri" w:eastAsia="Calibri" w:cs="Calibri"/>
        </w:rPr>
      </w:pPr>
    </w:p>
    <w:tbl>
      <w:tblPr>
        <w:tblW w:w="0" w:type="auto"/>
        <w:tblLayout w:type="fixed"/>
        <w:tblLook w:val="04A0" w:firstRow="1" w:lastRow="0" w:firstColumn="1" w:lastColumn="0" w:noHBand="0" w:noVBand="1"/>
      </w:tblPr>
      <w:tblGrid>
        <w:gridCol w:w="1802"/>
        <w:gridCol w:w="7558"/>
      </w:tblGrid>
      <w:tr w:rsidR="009D3AAB" w:rsidTr="002C0B40" w14:paraId="5C9044C7" w14:textId="77777777">
        <w:trPr>
          <w:trHeight w:val="300"/>
        </w:trPr>
        <w:tc>
          <w:tcPr>
            <w:tcW w:w="1802" w:type="dxa"/>
            <w:tcBorders>
              <w:top w:val="single" w:color="3C3C3B" w:sz="6" w:space="0"/>
              <w:left w:val="single" w:color="3C3C3B" w:sz="6" w:space="0"/>
              <w:bottom w:val="single" w:color="3C3C3B" w:sz="6" w:space="0"/>
              <w:right w:val="single" w:color="3C3C3B" w:sz="6" w:space="0"/>
            </w:tcBorders>
            <w:vAlign w:val="center"/>
          </w:tcPr>
          <w:p w:rsidRPr="009D3AAB" w:rsidR="009D3AAB" w:rsidP="009D3AAB" w:rsidRDefault="009D3AAB" w14:paraId="0E386BDA" w14:textId="77777777">
            <w:pPr>
              <w:rPr>
                <w:rFonts w:ascii="Poppins" w:hAnsi="Poppins" w:eastAsia="Calibri" w:cs="Poppins"/>
              </w:rPr>
            </w:pPr>
            <w:r w:rsidRPr="009D3AAB">
              <w:rPr>
                <w:rFonts w:ascii="Poppins" w:hAnsi="Poppins" w:eastAsia="Calibri" w:cs="Poppins"/>
              </w:rPr>
              <w:t>User</w:t>
            </w:r>
          </w:p>
        </w:tc>
        <w:tc>
          <w:tcPr>
            <w:tcW w:w="7558" w:type="dxa"/>
            <w:tcBorders>
              <w:top w:val="single" w:color="3C3C3B" w:sz="6" w:space="0"/>
              <w:left w:val="single" w:color="3C3C3B" w:sz="6" w:space="0"/>
              <w:bottom w:val="single" w:color="3C3C3B" w:sz="6" w:space="0"/>
              <w:right w:val="single" w:color="3C3C3B" w:sz="6" w:space="0"/>
            </w:tcBorders>
            <w:vAlign w:val="center"/>
          </w:tcPr>
          <w:p w:rsidRPr="009D3AAB" w:rsidR="009D3AAB" w:rsidP="009D3AAB" w:rsidRDefault="009D3AAB" w14:paraId="258E3B93" w14:textId="77777777">
            <w:pPr>
              <w:rPr>
                <w:rFonts w:ascii="Poppins" w:hAnsi="Poppins" w:eastAsia="Calibri" w:cs="Poppins"/>
              </w:rPr>
            </w:pPr>
            <w:r w:rsidRPr="009D3AAB">
              <w:rPr>
                <w:rFonts w:ascii="Poppins" w:hAnsi="Poppins" w:eastAsia="Calibri" w:cs="Poppins"/>
              </w:rPr>
              <w:t>Description</w:t>
            </w:r>
          </w:p>
        </w:tc>
      </w:tr>
      <w:tr w:rsidR="009D3AAB" w:rsidTr="002C0B40" w14:paraId="762D4DC9" w14:textId="77777777">
        <w:trPr>
          <w:trHeight w:val="300"/>
        </w:trPr>
        <w:tc>
          <w:tcPr>
            <w:tcW w:w="1802" w:type="dxa"/>
            <w:tcBorders>
              <w:top w:val="single" w:color="3C3C3B" w:sz="6" w:space="0"/>
              <w:left w:val="single" w:color="3C3C3B" w:sz="6" w:space="0"/>
              <w:bottom w:val="single" w:color="3C3C3B" w:sz="6" w:space="0"/>
              <w:right w:val="single" w:color="3C3C3B" w:sz="6" w:space="0"/>
            </w:tcBorders>
            <w:vAlign w:val="center"/>
          </w:tcPr>
          <w:p w:rsidR="009D3AAB" w:rsidP="009D3AAB" w:rsidRDefault="009D3AAB" w14:paraId="25AB5FFC" w14:textId="77777777">
            <w:pPr>
              <w:rPr>
                <w:rFonts w:eastAsia="Calibri"/>
              </w:rPr>
            </w:pPr>
            <w:r w:rsidRPr="380891C9">
              <w:rPr>
                <w:rFonts w:eastAsia="Calibri"/>
              </w:rPr>
              <w:lastRenderedPageBreak/>
              <w:t>Service Manager</w:t>
            </w:r>
          </w:p>
        </w:tc>
        <w:tc>
          <w:tcPr>
            <w:tcW w:w="7558" w:type="dxa"/>
            <w:tcBorders>
              <w:top w:val="single" w:color="3C3C3B" w:sz="6" w:space="0"/>
              <w:left w:val="single" w:color="3C3C3B" w:sz="6" w:space="0"/>
              <w:bottom w:val="single" w:color="3C3C3B" w:sz="6" w:space="0"/>
              <w:right w:val="single" w:color="3C3C3B" w:sz="6" w:space="0"/>
            </w:tcBorders>
            <w:vAlign w:val="center"/>
          </w:tcPr>
          <w:p w:rsidR="009D3AAB" w:rsidP="009D3AAB" w:rsidRDefault="009D3AAB" w14:paraId="3A8E0A48" w14:textId="77777777">
            <w:pPr>
              <w:rPr>
                <w:rFonts w:eastAsia="Calibri"/>
              </w:rPr>
            </w:pPr>
            <w:r w:rsidRPr="380891C9">
              <w:rPr>
                <w:rFonts w:eastAsia="Calibri"/>
              </w:rPr>
              <w:t>Only the service manager can apply a discount to the total service amount.</w:t>
            </w:r>
          </w:p>
        </w:tc>
      </w:tr>
    </w:tbl>
    <w:p w:rsidR="009D3AAB" w:rsidP="009D3AAB" w:rsidRDefault="009D3AAB" w14:paraId="430E0BDC" w14:textId="77777777">
      <w:pPr>
        <w:rPr>
          <w:rFonts w:ascii="Calibri" w:hAnsi="Calibri" w:eastAsia="Calibri" w:cs="Calibri"/>
        </w:rPr>
      </w:pPr>
      <w:r w:rsidRPr="380891C9">
        <w:rPr>
          <w:rFonts w:ascii="Calibri" w:hAnsi="Calibri" w:eastAsia="Calibri" w:cs="Calibri"/>
        </w:rPr>
        <w:t> </w:t>
      </w:r>
    </w:p>
    <w:p w:rsidR="009E7A5E" w:rsidP="6379542B" w:rsidRDefault="009E7A5E" w14:paraId="5D54C90B" w14:textId="18FE0719">
      <w:pPr>
        <w:pStyle w:val="Normal"/>
        <w:spacing w:before="40"/>
        <w:rPr>
          <w:rFonts w:ascii="Calibri Light" w:hAnsi="Calibri Light" w:eastAsia="Calibri Light" w:cs="Calibri Light"/>
          <w:color w:val="2F5496" w:themeColor="accent1" w:themeTint="FF" w:themeShade="BF"/>
          <w:sz w:val="26"/>
          <w:szCs w:val="26"/>
        </w:rPr>
      </w:pPr>
    </w:p>
    <w:p w:rsidRPr="009D3AAB" w:rsidR="009E7A5E" w:rsidP="009D3AAB" w:rsidRDefault="009D3AAB" w14:paraId="2ACCD4B7" w14:textId="21A04580">
      <w:pPr>
        <w:pStyle w:val="Heading2"/>
      </w:pPr>
      <w:r>
        <w:t xml:space="preserve">Dataverse </w:t>
      </w:r>
      <w:r w:rsidRPr="009D3AAB" w:rsidR="7E942CF2">
        <w:t xml:space="preserve">Security </w:t>
      </w:r>
      <w:r>
        <w:t>R</w:t>
      </w:r>
      <w:r w:rsidRPr="009D3AAB" w:rsidR="7E942CF2">
        <w:t>oles</w:t>
      </w:r>
    </w:p>
    <w:p w:rsidR="009E7A5E" w:rsidP="009D3AAB" w:rsidRDefault="7E942CF2" w14:paraId="744AE55E" w14:textId="31354A7D">
      <w:pPr>
        <w:rPr>
          <w:rFonts w:eastAsia="Calibri"/>
        </w:rPr>
      </w:pPr>
      <w:r w:rsidRPr="380891C9">
        <w:rPr>
          <w:rFonts w:eastAsia="Calibri"/>
        </w:rPr>
        <w:t xml:space="preserve">The security of </w:t>
      </w:r>
      <w:r w:rsidR="009D3AAB">
        <w:rPr>
          <w:rFonts w:eastAsia="Calibri"/>
        </w:rPr>
        <w:t>Dataverse</w:t>
      </w:r>
      <w:r w:rsidRPr="380891C9">
        <w:rPr>
          <w:rFonts w:eastAsia="Calibri"/>
        </w:rPr>
        <w:t xml:space="preserve"> </w:t>
      </w:r>
      <w:r w:rsidR="009D3AAB">
        <w:rPr>
          <w:rFonts w:eastAsia="Calibri"/>
        </w:rPr>
        <w:t>tables</w:t>
      </w:r>
      <w:r w:rsidRPr="380891C9">
        <w:rPr>
          <w:rFonts w:eastAsia="Calibri"/>
        </w:rPr>
        <w:t xml:space="preserve"> and their data is implemented using security roles. These are a group of permissions that define which operations a Dynamics 365 CE</w:t>
      </w:r>
      <w:r w:rsidR="009D3AAB">
        <w:rPr>
          <w:rFonts w:eastAsia="Calibri"/>
        </w:rPr>
        <w:t xml:space="preserve"> or Power Platform</w:t>
      </w:r>
      <w:r w:rsidRPr="380891C9">
        <w:rPr>
          <w:rFonts w:eastAsia="Calibri"/>
        </w:rPr>
        <w:t xml:space="preserve"> user can perform on an entity. </w:t>
      </w:r>
      <w:r w:rsidR="009D3AAB">
        <w:rPr>
          <w:rFonts w:eastAsia="Calibri"/>
        </w:rPr>
        <w:t>Dynamics 365 and Power Platform</w:t>
      </w:r>
      <w:r w:rsidRPr="380891C9">
        <w:rPr>
          <w:rFonts w:eastAsia="Calibri"/>
        </w:rPr>
        <w:t xml:space="preserve"> contain many out-of-the-box security roles that can be modified based </w:t>
      </w:r>
      <w:r w:rsidR="009D3AAB">
        <w:rPr>
          <w:rFonts w:eastAsia="Calibri"/>
        </w:rPr>
        <w:t>on</w:t>
      </w:r>
      <w:r w:rsidRPr="380891C9">
        <w:rPr>
          <w:rFonts w:eastAsia="Calibri"/>
        </w:rPr>
        <w:t xml:space="preserve"> requirements.</w:t>
      </w:r>
    </w:p>
    <w:p w:rsidR="009E7A5E" w:rsidP="009D3AAB" w:rsidRDefault="009E7A5E" w14:paraId="40F47B50" w14:textId="27DF6795">
      <w:pPr>
        <w:rPr>
          <w:rFonts w:eastAsia="Calibri"/>
        </w:rPr>
      </w:pPr>
    </w:p>
    <w:p w:rsidR="009E7A5E" w:rsidP="009D3AAB" w:rsidRDefault="7E942CF2" w14:paraId="65F64DF5" w14:textId="4AA3DBCD">
      <w:pPr>
        <w:rPr>
          <w:rFonts w:eastAsia="Calibri"/>
        </w:rPr>
      </w:pPr>
      <w:r w:rsidRPr="380891C9">
        <w:rPr>
          <w:rFonts w:eastAsia="Calibri"/>
        </w:rPr>
        <w:t xml:space="preserve">In this section, we provide details about the security roles that will be used for the </w:t>
      </w:r>
      <w:r w:rsidR="009D3AAB">
        <w:rPr>
          <w:rFonts w:eastAsia="Calibri"/>
        </w:rPr>
        <w:t>solution</w:t>
      </w:r>
      <w:r w:rsidRPr="380891C9">
        <w:rPr>
          <w:rFonts w:eastAsia="Calibri"/>
        </w:rPr>
        <w:t xml:space="preserve">. </w:t>
      </w:r>
    </w:p>
    <w:p w:rsidR="009E7A5E" w:rsidP="009D3AAB" w:rsidRDefault="009E7A5E" w14:paraId="6043279E" w14:textId="1AA9788F">
      <w:pPr>
        <w:rPr>
          <w:rFonts w:eastAsia="Calibri"/>
        </w:rPr>
      </w:pPr>
    </w:p>
    <w:tbl>
      <w:tblPr>
        <w:tblStyle w:val="GridTable4-Accent1"/>
        <w:tblW w:w="0" w:type="auto"/>
        <w:tblLayout w:type="fixed"/>
        <w:tblLook w:val="04A0" w:firstRow="1" w:lastRow="0" w:firstColumn="1" w:lastColumn="0" w:noHBand="0" w:noVBand="1"/>
      </w:tblPr>
      <w:tblGrid>
        <w:gridCol w:w="1791"/>
        <w:gridCol w:w="4374"/>
        <w:gridCol w:w="3194"/>
      </w:tblGrid>
      <w:tr w:rsidR="380891C9" w:rsidTr="009D3AAB" w14:paraId="4270378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1" w:type="dxa"/>
          </w:tcPr>
          <w:p w:rsidRPr="009D3AAB" w:rsidR="380891C9" w:rsidP="009D3AAB" w:rsidRDefault="380891C9" w14:paraId="757B5C48" w14:textId="03BEF4ED">
            <w:pPr>
              <w:jc w:val="center"/>
              <w:rPr>
                <w:rFonts w:ascii="Poppins" w:hAnsi="Poppins" w:eastAsia="Calibri" w:cs="Poppins"/>
                <w:b w:val="0"/>
                <w:bCs w:val="0"/>
              </w:rPr>
            </w:pPr>
            <w:r w:rsidRPr="009D3AAB">
              <w:rPr>
                <w:rFonts w:ascii="Poppins" w:hAnsi="Poppins" w:eastAsia="Calibri" w:cs="Poppins"/>
                <w:b w:val="0"/>
                <w:bCs w:val="0"/>
              </w:rPr>
              <w:t>Business unit</w:t>
            </w:r>
          </w:p>
        </w:tc>
        <w:tc>
          <w:tcPr>
            <w:tcW w:w="4374" w:type="dxa"/>
          </w:tcPr>
          <w:p w:rsidRPr="009D3AAB" w:rsidR="380891C9" w:rsidP="009D3AAB" w:rsidRDefault="380891C9" w14:paraId="3F44F215" w14:textId="0E9BA914">
            <w:pPr>
              <w:jc w:val="cente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9D3AAB">
              <w:rPr>
                <w:rFonts w:ascii="Poppins" w:hAnsi="Poppins" w:eastAsia="Calibri" w:cs="Poppins"/>
                <w:b w:val="0"/>
                <w:bCs w:val="0"/>
              </w:rPr>
              <w:t>Security roles</w:t>
            </w:r>
          </w:p>
        </w:tc>
        <w:tc>
          <w:tcPr>
            <w:tcW w:w="3194" w:type="dxa"/>
          </w:tcPr>
          <w:p w:rsidRPr="009D3AAB" w:rsidR="380891C9" w:rsidP="009D3AAB" w:rsidRDefault="380891C9" w14:paraId="695BBF2E" w14:textId="5F5C5DFF">
            <w:pPr>
              <w:jc w:val="cente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9D3AAB">
              <w:rPr>
                <w:rFonts w:ascii="Poppins" w:hAnsi="Poppins" w:eastAsia="Calibri" w:cs="Poppins"/>
                <w:b w:val="0"/>
                <w:bCs w:val="0"/>
              </w:rPr>
              <w:t>Changed name</w:t>
            </w:r>
          </w:p>
        </w:tc>
      </w:tr>
      <w:tr w:rsidR="380891C9" w:rsidTr="009D3AAB" w14:paraId="6B7B92A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1" w:type="dxa"/>
          </w:tcPr>
          <w:p w:rsidR="380891C9" w:rsidP="009D3AAB" w:rsidRDefault="380891C9" w14:paraId="6E5F997C" w14:textId="192D45B2">
            <w:pPr>
              <w:rPr>
                <w:rFonts w:eastAsia="Calibri"/>
              </w:rPr>
            </w:pPr>
            <w:r w:rsidRPr="380891C9">
              <w:rPr>
                <w:rFonts w:eastAsia="Calibri"/>
              </w:rPr>
              <w:t>HIMBAP Auto</w:t>
            </w:r>
          </w:p>
        </w:tc>
        <w:tc>
          <w:tcPr>
            <w:tcW w:w="4374" w:type="dxa"/>
          </w:tcPr>
          <w:p w:rsidR="380891C9" w:rsidP="009D3AAB" w:rsidRDefault="380891C9" w14:paraId="34CEA402" w14:textId="49403E78">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System Administrator (OOB)</w:t>
            </w:r>
          </w:p>
        </w:tc>
        <w:tc>
          <w:tcPr>
            <w:tcW w:w="3194" w:type="dxa"/>
          </w:tcPr>
          <w:p w:rsidR="380891C9" w:rsidP="009D3AAB" w:rsidRDefault="380891C9" w14:paraId="458B39EC" w14:textId="1D4F15EC">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HIMBAP Admin</w:t>
            </w:r>
          </w:p>
        </w:tc>
      </w:tr>
      <w:tr w:rsidR="380891C9" w:rsidTr="009D3AAB" w14:paraId="32286136" w14:textId="77777777">
        <w:trPr>
          <w:trHeight w:val="300"/>
        </w:trPr>
        <w:tc>
          <w:tcPr>
            <w:cnfStyle w:val="001000000000" w:firstRow="0" w:lastRow="0" w:firstColumn="1" w:lastColumn="0" w:oddVBand="0" w:evenVBand="0" w:oddHBand="0" w:evenHBand="0" w:firstRowFirstColumn="0" w:firstRowLastColumn="0" w:lastRowFirstColumn="0" w:lastRowLastColumn="0"/>
            <w:tcW w:w="1791" w:type="dxa"/>
          </w:tcPr>
          <w:p w:rsidR="380891C9" w:rsidP="009D3AAB" w:rsidRDefault="380891C9" w14:paraId="5AEF80C0" w14:textId="099BF331">
            <w:pPr>
              <w:rPr>
                <w:rFonts w:eastAsia="Calibri"/>
              </w:rPr>
            </w:pPr>
            <w:r w:rsidRPr="380891C9">
              <w:rPr>
                <w:rFonts w:eastAsia="Calibri"/>
              </w:rPr>
              <w:t>HIMBAP Auto</w:t>
            </w:r>
          </w:p>
        </w:tc>
        <w:tc>
          <w:tcPr>
            <w:tcW w:w="4374" w:type="dxa"/>
          </w:tcPr>
          <w:p w:rsidR="380891C9" w:rsidP="009D3AAB" w:rsidRDefault="380891C9" w14:paraId="02CC1111" w14:textId="29E8DF42">
            <w:pPr>
              <w:cnfStyle w:val="000000000000" w:firstRow="0" w:lastRow="0" w:firstColumn="0" w:lastColumn="0" w:oddVBand="0" w:evenVBand="0" w:oddHBand="0" w:evenHBand="0" w:firstRowFirstColumn="0" w:firstRowLastColumn="0" w:lastRowFirstColumn="0" w:lastRowLastColumn="0"/>
              <w:rPr>
                <w:rFonts w:eastAsia="Calibri"/>
              </w:rPr>
            </w:pPr>
            <w:r w:rsidRPr="380891C9">
              <w:rPr>
                <w:rFonts w:eastAsia="Calibri"/>
              </w:rPr>
              <w:t>System Customizer</w:t>
            </w:r>
          </w:p>
        </w:tc>
        <w:tc>
          <w:tcPr>
            <w:tcW w:w="3194" w:type="dxa"/>
          </w:tcPr>
          <w:p w:rsidR="380891C9" w:rsidP="009D3AAB" w:rsidRDefault="380891C9" w14:paraId="24E9E5F2" w14:textId="009EF669">
            <w:pPr>
              <w:cnfStyle w:val="000000000000" w:firstRow="0" w:lastRow="0" w:firstColumn="0" w:lastColumn="0" w:oddVBand="0" w:evenVBand="0" w:oddHBand="0" w:evenHBand="0" w:firstRowFirstColumn="0" w:firstRowLastColumn="0" w:lastRowFirstColumn="0" w:lastRowLastColumn="0"/>
              <w:rPr>
                <w:rFonts w:eastAsia="Calibri"/>
              </w:rPr>
            </w:pPr>
            <w:r w:rsidRPr="380891C9">
              <w:rPr>
                <w:rFonts w:eastAsia="Calibri"/>
              </w:rPr>
              <w:t>HIMBAP Customizer</w:t>
            </w:r>
          </w:p>
        </w:tc>
      </w:tr>
      <w:tr w:rsidR="380891C9" w:rsidTr="009D3AAB" w14:paraId="365350D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1" w:type="dxa"/>
          </w:tcPr>
          <w:p w:rsidR="380891C9" w:rsidP="009D3AAB" w:rsidRDefault="380891C9" w14:paraId="03B2A6BD" w14:textId="1E106802">
            <w:pPr>
              <w:rPr>
                <w:rFonts w:eastAsia="Calibri"/>
              </w:rPr>
            </w:pPr>
            <w:r w:rsidRPr="380891C9">
              <w:rPr>
                <w:rFonts w:eastAsia="Calibri"/>
              </w:rPr>
              <w:t>Support</w:t>
            </w:r>
          </w:p>
        </w:tc>
        <w:tc>
          <w:tcPr>
            <w:tcW w:w="4374" w:type="dxa"/>
          </w:tcPr>
          <w:p w:rsidR="380891C9" w:rsidP="009D3AAB" w:rsidRDefault="380891C9" w14:paraId="24BAF6B2" w14:textId="002D190D">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Customer Service Representative</w:t>
            </w:r>
          </w:p>
        </w:tc>
        <w:tc>
          <w:tcPr>
            <w:tcW w:w="3194" w:type="dxa"/>
          </w:tcPr>
          <w:p w:rsidR="380891C9" w:rsidP="009D3AAB" w:rsidRDefault="380891C9" w14:paraId="0F07EBA3" w14:textId="58690969">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HIMBAP Support</w:t>
            </w:r>
          </w:p>
        </w:tc>
      </w:tr>
      <w:tr w:rsidR="380891C9" w:rsidTr="009D3AAB" w14:paraId="5FEDD0B7" w14:textId="77777777">
        <w:trPr>
          <w:trHeight w:val="300"/>
        </w:trPr>
        <w:tc>
          <w:tcPr>
            <w:cnfStyle w:val="001000000000" w:firstRow="0" w:lastRow="0" w:firstColumn="1" w:lastColumn="0" w:oddVBand="0" w:evenVBand="0" w:oddHBand="0" w:evenHBand="0" w:firstRowFirstColumn="0" w:firstRowLastColumn="0" w:lastRowFirstColumn="0" w:lastRowLastColumn="0"/>
            <w:tcW w:w="1791" w:type="dxa"/>
          </w:tcPr>
          <w:p w:rsidR="380891C9" w:rsidP="009D3AAB" w:rsidRDefault="380891C9" w14:paraId="141FD863" w14:textId="1A4681F1">
            <w:pPr>
              <w:rPr>
                <w:rFonts w:eastAsia="Calibri"/>
              </w:rPr>
            </w:pPr>
            <w:r w:rsidRPr="380891C9">
              <w:rPr>
                <w:rFonts w:eastAsia="Calibri"/>
              </w:rPr>
              <w:t>Servicing</w:t>
            </w:r>
          </w:p>
        </w:tc>
        <w:tc>
          <w:tcPr>
            <w:tcW w:w="4374" w:type="dxa"/>
          </w:tcPr>
          <w:p w:rsidR="380891C9" w:rsidP="009D3AAB" w:rsidRDefault="380891C9" w14:paraId="4E598FE6" w14:textId="4C0625D7">
            <w:pPr>
              <w:cnfStyle w:val="000000000000" w:firstRow="0" w:lastRow="0" w:firstColumn="0" w:lastColumn="0" w:oddVBand="0" w:evenVBand="0" w:oddHBand="0" w:evenHBand="0" w:firstRowFirstColumn="0" w:firstRowLastColumn="0" w:lastRowFirstColumn="0" w:lastRowLastColumn="0"/>
              <w:rPr>
                <w:rFonts w:eastAsia="Calibri"/>
              </w:rPr>
            </w:pPr>
            <w:r w:rsidRPr="380891C9">
              <w:rPr>
                <w:rFonts w:eastAsia="Calibri"/>
              </w:rPr>
              <w:t>CSR Manager (Copy of CS Manager)</w:t>
            </w:r>
          </w:p>
        </w:tc>
        <w:tc>
          <w:tcPr>
            <w:tcW w:w="3194" w:type="dxa"/>
          </w:tcPr>
          <w:p w:rsidR="380891C9" w:rsidP="009D3AAB" w:rsidRDefault="380891C9" w14:paraId="37EDA655" w14:textId="7643AD5B">
            <w:pPr>
              <w:cnfStyle w:val="000000000000" w:firstRow="0" w:lastRow="0" w:firstColumn="0" w:lastColumn="0" w:oddVBand="0" w:evenVBand="0" w:oddHBand="0" w:evenHBand="0" w:firstRowFirstColumn="0" w:firstRowLastColumn="0" w:lastRowFirstColumn="0" w:lastRowLastColumn="0"/>
              <w:rPr>
                <w:rFonts w:eastAsia="Calibri"/>
              </w:rPr>
            </w:pPr>
            <w:r w:rsidRPr="380891C9">
              <w:rPr>
                <w:rFonts w:eastAsia="Calibri"/>
              </w:rPr>
              <w:t>HIMBAP Service Manager</w:t>
            </w:r>
          </w:p>
        </w:tc>
      </w:tr>
      <w:tr w:rsidR="380891C9" w:rsidTr="009D3AAB" w14:paraId="420BEA5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1" w:type="dxa"/>
          </w:tcPr>
          <w:p w:rsidR="380891C9" w:rsidP="009D3AAB" w:rsidRDefault="380891C9" w14:paraId="0F0689CB" w14:textId="3F90A62D">
            <w:pPr>
              <w:rPr>
                <w:rFonts w:eastAsia="Calibri"/>
              </w:rPr>
            </w:pPr>
            <w:r w:rsidRPr="380891C9">
              <w:rPr>
                <w:rFonts w:eastAsia="Calibri"/>
              </w:rPr>
              <w:t>Servicing</w:t>
            </w:r>
          </w:p>
        </w:tc>
        <w:tc>
          <w:tcPr>
            <w:tcW w:w="4374" w:type="dxa"/>
          </w:tcPr>
          <w:p w:rsidR="380891C9" w:rsidP="009D3AAB" w:rsidRDefault="380891C9" w14:paraId="6C75ACD8" w14:textId="0BFC63E6">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Salesperson</w:t>
            </w:r>
          </w:p>
        </w:tc>
        <w:tc>
          <w:tcPr>
            <w:tcW w:w="3194" w:type="dxa"/>
          </w:tcPr>
          <w:p w:rsidR="380891C9" w:rsidP="009D3AAB" w:rsidRDefault="380891C9" w14:paraId="0BF6A87A" w14:textId="4FC5C88C">
            <w:pPr>
              <w:cnfStyle w:val="000000100000" w:firstRow="0" w:lastRow="0" w:firstColumn="0" w:lastColumn="0" w:oddVBand="0" w:evenVBand="0" w:oddHBand="1" w:evenHBand="0" w:firstRowFirstColumn="0" w:firstRowLastColumn="0" w:lastRowFirstColumn="0" w:lastRowLastColumn="0"/>
              <w:rPr>
                <w:rFonts w:eastAsia="Calibri"/>
              </w:rPr>
            </w:pPr>
            <w:r w:rsidRPr="380891C9">
              <w:rPr>
                <w:rFonts w:eastAsia="Calibri"/>
              </w:rPr>
              <w:t>HIMBAP Technician</w:t>
            </w:r>
          </w:p>
        </w:tc>
      </w:tr>
    </w:tbl>
    <w:p w:rsidR="009E7A5E" w:rsidP="380891C9" w:rsidRDefault="009E7A5E" w14:paraId="6A4663E1" w14:textId="74727147">
      <w:pPr>
        <w:rPr>
          <w:rFonts w:ascii="Calibri" w:hAnsi="Calibri" w:eastAsia="Calibri" w:cs="Calibri"/>
        </w:rPr>
      </w:pPr>
    </w:p>
    <w:p w:rsidR="1AC4F2DF" w:rsidP="2E255375" w:rsidRDefault="1AC4F2DF" w14:paraId="1D0EDB80" w14:textId="388046C2">
      <w:pPr>
        <w:pStyle w:val="Heading2"/>
        <w:bidi w:val="0"/>
        <w:spacing w:before="40" w:beforeAutospacing="off" w:after="0" w:afterAutospacing="off" w:line="240" w:lineRule="auto"/>
        <w:ind w:left="0" w:right="0"/>
        <w:jc w:val="left"/>
        <w:rPr>
          <w:ins w:author="Shoeb Memon (SHM)" w:date="2023-04-03T05:15:16.166Z" w:id="982378012"/>
          <w:rFonts w:eastAsia="Calibri"/>
        </w:rPr>
        <w:pPrChange w:author="Shoeb Memon (SHM)" w:date="2023-04-03T05:15:09.922Z">
          <w:pPr>
            <w:pStyle w:val="Heading2"/>
          </w:pPr>
        </w:pPrChange>
      </w:pPr>
      <w:ins w:author="Shoeb Memon (SHM)" w:date="2023-04-03T05:14:58.534Z" w:id="1478846207">
        <w:r w:rsidRPr="2E255375" w:rsidR="62568A52">
          <w:rPr>
            <w:rFonts w:eastAsia="Calibri"/>
          </w:rPr>
          <w:t>Web Roles</w:t>
        </w:r>
      </w:ins>
    </w:p>
    <w:p w:rsidR="2E255375" w:rsidP="2E255375" w:rsidRDefault="2E255375" w14:paraId="2E3545D7" w14:textId="3D533EC9">
      <w:pPr>
        <w:pStyle w:val="Normal"/>
        <w:bidi w:val="0"/>
        <w:spacing w:before="0" w:beforeAutospacing="off" w:after="0" w:afterAutospacing="off" w:line="240" w:lineRule="auto"/>
        <w:ind w:left="0" w:right="0"/>
        <w:jc w:val="left"/>
        <w:rPr>
          <w:ins w:author="Shoeb Memon (SHM)" w:date="2023-04-06T00:27:48.996Z" w:id="658641437"/>
          <w:rFonts w:eastAsia="Calibri"/>
        </w:rPr>
      </w:pPr>
    </w:p>
    <w:p w:rsidR="0C8B5330" w:rsidP="6379542B" w:rsidRDefault="0C8B5330" w14:paraId="3B91CA01" w14:textId="41C651E4">
      <w:pPr>
        <w:pStyle w:val="Normal"/>
        <w:bidi w:val="0"/>
        <w:spacing w:before="0" w:beforeAutospacing="off" w:after="0" w:afterAutospacing="off" w:line="240" w:lineRule="auto"/>
        <w:ind w:left="0" w:right="0"/>
        <w:jc w:val="left"/>
        <w:rPr>
          <w:ins w:author="Shoeb Memon (SHM)" w:date="2023-04-03T05:32:57.526Z" w:id="1224316444"/>
          <w:rFonts w:eastAsia="Calibri"/>
        </w:rPr>
        <w:pPrChange w:author="Shoeb Memon (SHM)" w:date="2023-04-03T05:33:10.433Z">
          <w:pPr>
            <w:pStyle w:val="Heading2"/>
            <w:bidi w:val="0"/>
            <w:spacing w:before="40" w:beforeAutospacing="off" w:after="0" w:afterAutospacing="off" w:line="240" w:lineRule="auto"/>
            <w:ind w:left="0" w:right="0"/>
            <w:jc w:val="left"/>
          </w:pPr>
        </w:pPrChange>
      </w:pPr>
      <w:ins w:author="Shoeb Memon (SHM)" w:date="2023-04-03T05:32:57.526Z" w:id="1142410926">
        <w:r w:rsidRPr="6379542B" w:rsidR="0C8B5330">
          <w:rPr>
            <w:rFonts w:eastAsia="Calibri"/>
          </w:rPr>
          <w:t xml:space="preserve">Web roles </w:t>
        </w:r>
      </w:ins>
      <w:ins w:author="Shoeb Memon (SHM)" w:date="2023-04-03T05:33:18.662Z" w:id="1828613870">
        <w:r w:rsidRPr="6379542B" w:rsidR="0C8B5330">
          <w:rPr>
            <w:rFonts w:eastAsia="Calibri"/>
          </w:rPr>
          <w:t>are</w:t>
        </w:r>
      </w:ins>
      <w:ins w:author="Shoeb Memon (SHM)" w:date="2023-04-03T05:32:57.526Z" w:id="257359526">
        <w:r w:rsidRPr="6379542B" w:rsidR="0C8B5330">
          <w:rPr>
            <w:rFonts w:eastAsia="Calibri"/>
          </w:rPr>
          <w:t xml:space="preserve"> created to allow users to perform any special actions or access any protected content and data on the site. Web roles link to </w:t>
        </w:r>
      </w:ins>
      <w:ins w:author="Shoeb Memon (SHM)" w:date="2023-04-03T05:33:35.12Z" w:id="454678840">
        <w:r w:rsidRPr="6379542B" w:rsidR="0C8B5330">
          <w:rPr>
            <w:rFonts w:eastAsia="Calibri"/>
          </w:rPr>
          <w:t>contacts</w:t>
        </w:r>
      </w:ins>
      <w:ins w:author="Shoeb Memon (SHM)" w:date="2023-04-03T05:32:57.526Z" w:id="445289537">
        <w:r w:rsidRPr="6379542B" w:rsidR="0C8B5330">
          <w:rPr>
            <w:rFonts w:eastAsia="Calibri"/>
          </w:rPr>
          <w:t xml:space="preserve">, table permissions, and page permissions. Because contacts can be assigned multiple web roles, they can be </w:t>
        </w:r>
        <w:r w:rsidRPr="6379542B" w:rsidR="0C8B5330">
          <w:rPr>
            <w:rFonts w:eastAsia="Calibri"/>
          </w:rPr>
          <w:t>provided</w:t>
        </w:r>
        <w:r w:rsidRPr="6379542B" w:rsidR="0C8B5330">
          <w:rPr>
            <w:rFonts w:eastAsia="Calibri"/>
          </w:rPr>
          <w:t xml:space="preserve"> cumulative access to site resources.</w:t>
        </w:r>
      </w:ins>
    </w:p>
    <w:p w:rsidR="6379542B" w:rsidP="6379542B" w:rsidRDefault="6379542B" w14:paraId="43BBB66A" w14:textId="317402B4">
      <w:pPr>
        <w:pStyle w:val="Normal"/>
        <w:bidi w:val="0"/>
        <w:spacing w:before="0" w:beforeAutospacing="off" w:after="0" w:afterAutospacing="off" w:line="240" w:lineRule="auto"/>
        <w:ind w:left="0" w:right="0"/>
        <w:jc w:val="left"/>
        <w:rPr>
          <w:ins w:author="Shoeb Memon (SHM)" w:date="2023-04-03T05:33:44.058Z" w:id="1922420853"/>
          <w:rFonts w:eastAsia="Calibri"/>
        </w:rPr>
      </w:pPr>
    </w:p>
    <w:p w:rsidR="0C8B5330" w:rsidP="6379542B" w:rsidRDefault="0C8B5330" w14:paraId="375F2C6E" w14:textId="0FB33389">
      <w:pPr>
        <w:pStyle w:val="Normal"/>
        <w:bidi w:val="0"/>
        <w:spacing w:before="0" w:beforeAutospacing="off" w:after="0" w:afterAutospacing="off" w:line="240" w:lineRule="auto"/>
        <w:ind w:left="0" w:right="0"/>
        <w:jc w:val="left"/>
        <w:rPr>
          <w:ins w:author="Shoeb Memon (SHM)" w:date="2023-04-03T05:32:57.526Z" w:id="720680933"/>
          <w:rFonts w:eastAsia="Calibri"/>
        </w:rPr>
      </w:pPr>
      <w:ins w:author="Shoeb Memon (SHM)" w:date="2023-04-03T05:32:57.526Z" w:id="714880251">
        <w:r w:rsidRPr="6379542B" w:rsidR="0C8B5330">
          <w:rPr>
            <w:rFonts w:eastAsia="Calibri"/>
          </w:rPr>
          <w:t>All authenticated users (contacts) are automatically assigned to the Authenticated Users web role.</w:t>
        </w:r>
      </w:ins>
    </w:p>
    <w:p w:rsidR="6379542B" w:rsidP="6379542B" w:rsidRDefault="6379542B" w14:paraId="5CBF1CDA" w14:textId="32BC5B42">
      <w:pPr>
        <w:pStyle w:val="Normal"/>
        <w:bidi w:val="0"/>
        <w:spacing w:before="0" w:beforeAutospacing="off" w:after="0" w:afterAutospacing="off" w:line="240" w:lineRule="auto"/>
        <w:ind w:left="0" w:right="0"/>
        <w:jc w:val="left"/>
        <w:rPr>
          <w:ins w:author="Shoeb Memon (SHM)" w:date="2023-04-03T05:33:53.909Z" w:id="920479184"/>
          <w:rFonts w:eastAsia="Calibri"/>
        </w:rPr>
      </w:pPr>
    </w:p>
    <w:p w:rsidR="0C8B5330" w:rsidP="6379542B" w:rsidRDefault="0C8B5330" w14:paraId="2D7DAEE5" w14:textId="3EA66852">
      <w:pPr>
        <w:pStyle w:val="Normal"/>
        <w:bidi w:val="0"/>
        <w:spacing w:before="0" w:beforeAutospacing="off" w:after="0" w:afterAutospacing="off" w:line="240" w:lineRule="auto"/>
        <w:ind w:left="0" w:right="0"/>
        <w:jc w:val="left"/>
        <w:rPr>
          <w:ins w:author="Shoeb Memon (SHM)" w:date="2023-04-03T05:32:57.526Z" w:id="792344755"/>
          <w:rFonts w:eastAsia="Calibri"/>
        </w:rPr>
      </w:pPr>
      <w:ins w:author="Shoeb Memon (SHM)" w:date="2023-04-03T05:32:57.526Z" w:id="1211144003">
        <w:r w:rsidRPr="6379542B" w:rsidR="0C8B5330">
          <w:rPr>
            <w:rFonts w:eastAsia="Calibri"/>
          </w:rPr>
          <w:t>A site can be visited by anonymous users (unauthenticated) and given access to assets through the Anonymous Users web role.</w:t>
        </w:r>
      </w:ins>
    </w:p>
    <w:p w:rsidR="6379542B" w:rsidP="6379542B" w:rsidRDefault="6379542B" w14:paraId="368AB0F6" w14:textId="0C075DD3">
      <w:pPr>
        <w:pStyle w:val="Normal"/>
        <w:bidi w:val="0"/>
        <w:spacing w:before="0" w:beforeAutospacing="off" w:after="0" w:afterAutospacing="off" w:line="240" w:lineRule="auto"/>
        <w:ind w:left="0" w:right="0"/>
        <w:jc w:val="left"/>
        <w:rPr>
          <w:ins w:author="Shoeb Memon (SHM)" w:date="2023-04-03T05:34:51.504Z" w:id="1575444614"/>
          <w:rFonts w:eastAsia="Calibri"/>
        </w:rPr>
      </w:pPr>
    </w:p>
    <w:p w:rsidR="39514A0F" w:rsidP="6379542B" w:rsidRDefault="39514A0F" w14:paraId="50DA6FEB" w14:textId="6D91426A">
      <w:pPr>
        <w:pStyle w:val="Normal"/>
        <w:bidi w:val="0"/>
        <w:spacing w:before="0" w:beforeAutospacing="off" w:after="0" w:afterAutospacing="off" w:line="240" w:lineRule="auto"/>
        <w:ind w:left="0" w:right="0"/>
        <w:jc w:val="left"/>
        <w:rPr>
          <w:ins w:author="Shoeb Memon (SHM)" w:date="2023-04-03T05:35:12.808Z" w:id="2137252951"/>
          <w:rFonts w:eastAsia="Calibri"/>
        </w:rPr>
      </w:pPr>
      <w:ins w:author="Shoeb Memon (SHM)" w:date="2023-04-03T05:34:59.724Z" w:id="998738893">
        <w:r w:rsidRPr="6379542B" w:rsidR="39514A0F">
          <w:rPr>
            <w:rFonts w:eastAsia="Calibri"/>
          </w:rPr>
          <w:t xml:space="preserve">The following </w:t>
        </w:r>
        <w:r w:rsidRPr="6379542B" w:rsidR="39514A0F">
          <w:rPr>
            <w:rFonts w:eastAsia="Calibri"/>
          </w:rPr>
          <w:t>we</w:t>
        </w:r>
      </w:ins>
      <w:ins w:author="Shoeb Memon (SHM)" w:date="2023-04-03T05:35:10.412Z" w:id="1335994689">
        <w:r w:rsidRPr="6379542B" w:rsidR="39514A0F">
          <w:rPr>
            <w:rFonts w:eastAsia="Calibri"/>
          </w:rPr>
          <w:t>b roles have been configured for the 3PL portal:</w:t>
        </w:r>
      </w:ins>
    </w:p>
    <w:p w:rsidR="6379542B" w:rsidP="6379542B" w:rsidRDefault="6379542B" w14:paraId="2CE8435F" w14:textId="29F8504B">
      <w:pPr>
        <w:pStyle w:val="Normal"/>
        <w:bidi w:val="0"/>
        <w:spacing w:before="0" w:beforeAutospacing="off" w:after="0" w:afterAutospacing="off" w:line="240" w:lineRule="auto"/>
        <w:ind w:left="0" w:right="0"/>
        <w:jc w:val="left"/>
        <w:rPr>
          <w:ins w:author="Shoeb Memon (SHM)" w:date="2023-04-03T05:15:17.241Z" w:id="528025172"/>
          <w:rFonts w:eastAsia="Calibri"/>
          <w:rPrChange w:author="Shoeb Memon (SHM)" w:date="2023-04-03T05:15:32.758Z" w:id="581198162">
            <w:rPr>
              <w:ins w:author="Shoeb Memon (SHM)" w:date="2023-04-03T05:15:17.241Z" w:id="1890232656"/>
            </w:rPr>
          </w:rPrChange>
        </w:rPr>
      </w:pPr>
    </w:p>
    <w:p w:rsidR="54649271" w:rsidP="6379542B" w:rsidRDefault="54649271" w14:paraId="0C5E285A" w14:textId="33989522">
      <w:pPr>
        <w:pStyle w:val="ListParagraph"/>
        <w:numPr>
          <w:ilvl w:val="0"/>
          <w:numId w:val="14"/>
        </w:numPr>
        <w:bidi w:val="0"/>
        <w:spacing w:before="0" w:beforeAutospacing="off" w:after="0" w:afterAutospacing="off" w:line="240" w:lineRule="auto"/>
        <w:ind w:right="0"/>
        <w:jc w:val="left"/>
        <w:rPr>
          <w:ins w:author="Shoeb Memon (SHM)" w:date="2023-04-03T05:15:17.446Z" w:id="848533394"/>
          <w:rFonts w:eastAsia="Calibri"/>
          <w:rPrChange w:author="Shoeb Memon (SHM)" w:date="2023-04-03T05:15:32.759Z" w:id="207635094">
            <w:rPr>
              <w:ins w:author="Shoeb Memon (SHM)" w:date="2023-04-03T05:15:17.446Z" w:id="906463563"/>
            </w:rPr>
          </w:rPrChange>
        </w:rPr>
        <w:pPrChange w:author="Shoeb Memon (SHM)" w:date="2023-04-03T05:22:52.414Z">
          <w:pPr>
            <w:pStyle w:val="Normal"/>
            <w:bidi w:val="0"/>
            <w:spacing w:before="0" w:beforeAutospacing="off"/>
          </w:pPr>
        </w:pPrChange>
      </w:pPr>
      <w:ins w:author="Shoeb Memon (SHM)" w:date="2023-04-03T05:16:13.607Z" w:id="1839801188">
        <w:r w:rsidRPr="6379542B" w:rsidR="54649271">
          <w:rPr>
            <w:rFonts w:eastAsia="Calibri"/>
          </w:rPr>
          <w:t>Administrator</w:t>
        </w:r>
      </w:ins>
      <w:ins w:author="Shoeb Memon (SHM)" w:date="2023-04-03T05:31:57.776Z" w:id="233958121">
        <w:r w:rsidRPr="6379542B" w:rsidR="7B2140C2">
          <w:rPr>
            <w:rFonts w:eastAsia="Calibri"/>
          </w:rPr>
          <w:t>s</w:t>
        </w:r>
      </w:ins>
    </w:p>
    <w:p w:rsidR="6379542B" w:rsidP="6379542B" w:rsidRDefault="6379542B" w14:paraId="09562F3E" w14:textId="7D6FCFCD">
      <w:pPr>
        <w:pStyle w:val="Normal"/>
        <w:bidi w:val="0"/>
        <w:spacing w:before="0" w:beforeAutospacing="off" w:after="0" w:afterAutospacing="off" w:line="240" w:lineRule="auto"/>
        <w:ind w:left="0" w:right="0"/>
        <w:jc w:val="left"/>
        <w:rPr>
          <w:ins w:author="Shoeb Memon (SHM)" w:date="2023-04-03T05:15:17.627Z" w:id="907753017"/>
          <w:rFonts w:eastAsia="Calibri"/>
          <w:rPrChange w:author="Shoeb Memon (SHM)" w:date="2023-04-03T05:15:32.761Z" w:id="1318968871">
            <w:rPr>
              <w:ins w:author="Shoeb Memon (SHM)" w:date="2023-04-03T05:15:17.627Z" w:id="1591521326"/>
            </w:rPr>
          </w:rPrChange>
        </w:rPr>
        <w:pPrChange w:author="Shoeb Memon (SHM)" w:date="2023-04-03T05:15:32.76Z">
          <w:pPr>
            <w:pStyle w:val="Normal"/>
            <w:bidi w:val="0"/>
            <w:spacing w:before="0" w:beforeAutospacing="off"/>
          </w:pPr>
        </w:pPrChange>
      </w:pPr>
    </w:p>
    <w:p w:rsidR="54649271" w:rsidP="6379542B" w:rsidRDefault="54649271" w14:paraId="316DA2C1" w14:textId="45D75AD4">
      <w:pPr>
        <w:pStyle w:val="ListParagraph"/>
        <w:numPr>
          <w:ilvl w:val="0"/>
          <w:numId w:val="14"/>
        </w:numPr>
        <w:bidi w:val="0"/>
        <w:spacing w:before="0" w:beforeAutospacing="off" w:after="0" w:afterAutospacing="off" w:line="240" w:lineRule="auto"/>
        <w:ind w:right="0"/>
        <w:jc w:val="left"/>
        <w:rPr>
          <w:ins w:author="Shoeb Memon (SHM)" w:date="2023-04-03T05:15:17.747Z" w:id="1036269115"/>
          <w:rFonts w:eastAsia="Calibri"/>
          <w:rPrChange w:author="Shoeb Memon (SHM)" w:date="2023-04-03T05:15:32.761Z" w:id="929203915">
            <w:rPr>
              <w:ins w:author="Shoeb Memon (SHM)" w:date="2023-04-03T05:15:17.747Z" w:id="813050503"/>
            </w:rPr>
          </w:rPrChange>
        </w:rPr>
        <w:pPrChange w:author="Shoeb Memon (SHM)" w:date="2023-04-03T05:22:52.428Z">
          <w:pPr>
            <w:pStyle w:val="Normal"/>
            <w:bidi w:val="0"/>
            <w:spacing w:before="0" w:beforeAutospacing="off"/>
          </w:pPr>
        </w:pPrChange>
      </w:pPr>
      <w:ins w:author="Shoeb Memon (SHM)" w:date="2023-04-03T05:16:21.486Z" w:id="27351686">
        <w:r w:rsidRPr="6379542B" w:rsidR="54649271">
          <w:rPr>
            <w:rFonts w:eastAsia="Calibri"/>
          </w:rPr>
          <w:t>Authenticated Users</w:t>
        </w:r>
      </w:ins>
    </w:p>
    <w:p w:rsidR="6379542B" w:rsidP="6379542B" w:rsidRDefault="6379542B" w14:paraId="5F54A5BF" w14:textId="32A7F7E4">
      <w:pPr>
        <w:pStyle w:val="Normal"/>
        <w:bidi w:val="0"/>
        <w:spacing w:before="0" w:beforeAutospacing="off" w:after="0" w:afterAutospacing="off" w:line="240" w:lineRule="auto"/>
        <w:ind w:left="0" w:right="0"/>
        <w:jc w:val="left"/>
        <w:rPr>
          <w:ins w:author="Shoeb Memon (SHM)" w:date="2023-04-03T05:16:23.552Z" w:id="1110075949"/>
          <w:rFonts w:eastAsia="Calibri"/>
        </w:rPr>
        <w:pPrChange w:author="Shoeb Memon (SHM)" w:date="2023-04-03T05:15:32.762Z">
          <w:pPr>
            <w:pStyle w:val="Normal"/>
            <w:bidi w:val="0"/>
            <w:spacing w:before="0" w:beforeAutospacing="off"/>
          </w:pPr>
        </w:pPrChange>
      </w:pPr>
    </w:p>
    <w:p w:rsidR="54649271" w:rsidP="6379542B" w:rsidRDefault="54649271" w14:paraId="4FD3C4A8" w14:textId="43793ED7">
      <w:pPr>
        <w:pStyle w:val="ListParagraph"/>
        <w:numPr>
          <w:ilvl w:val="0"/>
          <w:numId w:val="14"/>
        </w:numPr>
        <w:bidi w:val="0"/>
        <w:spacing w:before="0" w:beforeAutospacing="off" w:after="0" w:afterAutospacing="off" w:line="240" w:lineRule="auto"/>
        <w:ind w:right="0"/>
        <w:jc w:val="left"/>
        <w:rPr>
          <w:ins w:author="Shoeb Memon (SHM)" w:date="2023-04-03T05:16:24.58Z" w:id="1908251997"/>
          <w:rFonts w:eastAsia="Calibri"/>
        </w:rPr>
        <w:pPrChange w:author="Shoeb Memon (SHM)" w:date="2023-04-03T05:22:52.443Z">
          <w:pPr>
            <w:pStyle w:val="ListParagraph"/>
            <w:bidi w:val="0"/>
            <w:spacing w:before="0" w:beforeAutospacing="off" w:after="0" w:afterAutospacing="off" w:line="240" w:lineRule="auto"/>
            <w:ind w:right="0"/>
            <w:jc w:val="left"/>
          </w:pPr>
        </w:pPrChange>
      </w:pPr>
      <w:ins w:author="Shoeb Memon (SHM)" w:date="2023-04-03T05:16:29.859Z" w:id="2035805402">
        <w:r w:rsidRPr="6379542B" w:rsidR="54649271">
          <w:rPr>
            <w:rFonts w:eastAsia="Calibri"/>
          </w:rPr>
          <w:t>Anonymous Users</w:t>
        </w:r>
      </w:ins>
    </w:p>
    <w:p w:rsidR="6379542B" w:rsidP="6379542B" w:rsidRDefault="6379542B" w14:paraId="21FC45F3" w14:textId="2A6FD065">
      <w:pPr>
        <w:pStyle w:val="Normal"/>
        <w:bidi w:val="0"/>
        <w:spacing w:before="0" w:beforeAutospacing="off" w:after="0" w:afterAutospacing="off" w:line="240" w:lineRule="auto"/>
        <w:ind w:left="0" w:right="0"/>
        <w:jc w:val="left"/>
        <w:rPr>
          <w:ins w:author="Shoeb Memon (SHM)" w:date="2023-04-03T05:14:49.403Z" w:id="2090161493"/>
          <w:rFonts w:eastAsia="Calibri"/>
        </w:rPr>
      </w:pPr>
    </w:p>
    <w:p w:rsidR="000C63D9" w:rsidP="000C63D9" w:rsidRDefault="000C63D9" w14:paraId="6570B21E" w14:textId="534852C3">
      <w:pPr>
        <w:pStyle w:val="Heading2"/>
        <w:rPr>
          <w:ins w:author="Shoeb Memon (SHM)" w:date="2023-04-03T06:20:10.232Z" w:id="977931924"/>
          <w:rFonts w:eastAsia="Calibri"/>
        </w:rPr>
      </w:pPr>
      <w:r w:rsidRPr="2E255375" w:rsidR="3900DD8E">
        <w:rPr>
          <w:rFonts w:eastAsia="Calibri"/>
        </w:rPr>
        <w:t>Table Permissions</w:t>
      </w:r>
    </w:p>
    <w:p w:rsidR="2E255375" w:rsidP="2E255375" w:rsidRDefault="2E255375" w14:paraId="41BA1C1E" w14:textId="53EA4F15">
      <w:pPr>
        <w:pStyle w:val="Normal"/>
        <w:rPr>
          <w:ins w:author="Shoeb Memon (SHM)" w:date="2023-04-06T00:27:52.584Z" w:id="415253716"/>
        </w:rPr>
      </w:pPr>
    </w:p>
    <w:p w:rsidR="1C4CE115" w:rsidP="6379542B" w:rsidRDefault="1C4CE115" w14:paraId="3FBC7640" w14:textId="39833782">
      <w:pPr>
        <w:pStyle w:val="Normal"/>
        <w:rPr>
          <w:ins w:author="Shoeb Memon (SHM)" w:date="2023-04-03T06:28:46.347Z" w:id="596827568"/>
        </w:rPr>
        <w:pPrChange w:author="Shoeb Memon (SHM)" w:date="2023-04-03T06:20:10.234Z">
          <w:pPr>
            <w:pStyle w:val="Heading2"/>
          </w:pPr>
        </w:pPrChange>
      </w:pPr>
      <w:ins w:author="Shoeb Memon (SHM)" w:date="2023-04-03T06:21:42.171Z" w:id="1120537867">
        <w:r w:rsidR="1C4CE115">
          <w:t xml:space="preserve">Access to Dataverse records is automatically restricted in Power Pages when using forms, lists, </w:t>
        </w:r>
        <w:r w:rsidR="1C4CE115">
          <w:t xml:space="preserve">and other components accessing Dataverse </w:t>
        </w:r>
      </w:ins>
      <w:ins w:author="Shoeb Memon (SHM)" w:date="2023-04-03T06:25:06.375Z" w:id="633556789">
        <w:r w:rsidR="475BA763">
          <w:t>tables. To</w:t>
        </w:r>
      </w:ins>
      <w:ins w:author="Shoeb Memon (SHM)" w:date="2023-04-03T06:21:42.171Z" w:id="977185882">
        <w:r w:rsidR="1C4CE115">
          <w:t xml:space="preserve"> allow access to Dataverse records in Power Pages sites</w:t>
        </w:r>
      </w:ins>
      <w:ins w:author="Shoeb Memon (SHM)" w:date="2023-04-03T06:21:42.172Z" w:id="1484326838">
        <w:r w:rsidR="1C4CE115">
          <w:t xml:space="preserve"> table permissions </w:t>
        </w:r>
      </w:ins>
      <w:ins w:author="Shoeb Memon (SHM)" w:date="2023-04-03T06:22:09.805Z" w:id="2091295008">
        <w:r w:rsidR="1C4CE115">
          <w:t xml:space="preserve">are configured </w:t>
        </w:r>
      </w:ins>
      <w:ins w:author="Shoeb Memon (SHM)" w:date="2023-04-03T06:21:42.172Z" w:id="685329107">
        <w:r w:rsidR="1C4CE115">
          <w:t>and associate</w:t>
        </w:r>
      </w:ins>
      <w:ins w:author="Shoeb Memon (SHM)" w:date="2023-04-03T06:22:21.462Z" w:id="1465323478">
        <w:r w:rsidR="1C4CE115">
          <w:t xml:space="preserve">d with </w:t>
        </w:r>
      </w:ins>
      <w:ins w:author="Shoeb Memon (SHM)" w:date="2023-04-03T06:21:42.172Z" w:id="829785699">
        <w:r w:rsidR="1C4CE115">
          <w:t>web roles.</w:t>
        </w:r>
      </w:ins>
      <w:ins w:author="Shoeb Memon (SHM)" w:date="2023-04-03T06:24:33.811Z" w:id="1081069734">
        <w:r w:rsidR="3D8C0A46">
          <w:t xml:space="preserve"> For a table permission to take effect, it must be linked to one or more web roles. Users who belong to web roles are granted the privileges you select for the associated table permission.</w:t>
        </w:r>
      </w:ins>
    </w:p>
    <w:p w:rsidR="6379542B" w:rsidP="6379542B" w:rsidRDefault="6379542B" w14:paraId="069DE818" w14:textId="3E8E0E12">
      <w:pPr>
        <w:pStyle w:val="Normal"/>
        <w:rPr>
          <w:ins w:author="Shoeb Memon (SHM)" w:date="2023-04-03T06:28:46.647Z" w:id="1942355116"/>
        </w:rPr>
      </w:pPr>
    </w:p>
    <w:p w:rsidR="0C81956A" w:rsidP="6379542B" w:rsidRDefault="0C81956A" w14:paraId="4591577A" w14:textId="327C01C2">
      <w:pPr>
        <w:pStyle w:val="Normal"/>
        <w:rPr>
          <w:ins w:author="Shoeb Memon (SHM)" w:date="2023-04-03T06:29:18.51Z" w:id="1077182153"/>
        </w:rPr>
      </w:pPr>
      <w:ins w:author="Shoeb Memon (SHM)" w:date="2023-04-03T06:29:11.46Z" w:id="483742269">
        <w:r w:rsidR="0C81956A">
          <w:t>Power Apps Portals offer</w:t>
        </w:r>
      </w:ins>
      <w:ins w:author="Shoeb Memon (SHM)" w:date="2023-04-03T06:28:51.015Z" w:id="171284680">
        <w:r w:rsidR="0C81956A">
          <w:t xml:space="preserve"> four different Access types. Depending on the access type you choose, the selected table permission and privileges apply to the users from the selected roles for the following records.</w:t>
        </w:r>
      </w:ins>
    </w:p>
    <w:p w:rsidR="6379542B" w:rsidP="6379542B" w:rsidRDefault="6379542B" w14:paraId="7F027E37" w14:textId="5EECD55D">
      <w:pPr>
        <w:pStyle w:val="Normal"/>
        <w:rPr>
          <w:ins w:author="Shoeb Memon (SHM)" w:date="2023-04-03T06:28:51.015Z" w:id="1649455659"/>
        </w:rPr>
      </w:pPr>
    </w:p>
    <w:p w:rsidR="0C81956A" w:rsidP="6379542B" w:rsidRDefault="0C81956A" w14:paraId="6ABE7D88" w14:textId="7F052B1C">
      <w:pPr>
        <w:pStyle w:val="Normal"/>
        <w:rPr>
          <w:ins w:author="Shoeb Memon (SHM)" w:date="2023-04-03T06:29:22.174Z" w:id="1506884180"/>
        </w:rPr>
      </w:pPr>
      <w:ins w:author="Shoeb Memon (SHM)" w:date="2023-04-03T06:28:51.015Z" w:id="630389526">
        <w:r w:rsidR="0C81956A">
          <w:t>Global access - Applies the selected table permission and privileges to the users from the selected roles for all records.</w:t>
        </w:r>
      </w:ins>
    </w:p>
    <w:p w:rsidR="6379542B" w:rsidP="6379542B" w:rsidRDefault="6379542B" w14:paraId="209ADAF5" w14:textId="74885301">
      <w:pPr>
        <w:pStyle w:val="Normal"/>
        <w:rPr>
          <w:ins w:author="Shoeb Memon (SHM)" w:date="2023-04-03T06:28:51.015Z" w:id="611127953"/>
        </w:rPr>
      </w:pPr>
    </w:p>
    <w:p w:rsidR="0C81956A" w:rsidP="6379542B" w:rsidRDefault="0C81956A" w14:paraId="0C939AB1" w14:textId="4022D168">
      <w:pPr>
        <w:pStyle w:val="Normal"/>
        <w:rPr>
          <w:ins w:author="Shoeb Memon (SHM)" w:date="2023-04-03T06:29:24.58Z" w:id="206088381"/>
        </w:rPr>
      </w:pPr>
      <w:ins w:author="Shoeb Memon (SHM)" w:date="2023-04-03T06:28:51.015Z" w:id="1053350484">
        <w:r w:rsidR="0C81956A">
          <w:t>Contact access - Applies the selected table permission and privileges to the users from the selected role associated to the signed-in user.</w:t>
        </w:r>
      </w:ins>
    </w:p>
    <w:p w:rsidR="6379542B" w:rsidP="6379542B" w:rsidRDefault="6379542B" w14:paraId="5DE643C0" w14:textId="32834C69">
      <w:pPr>
        <w:pStyle w:val="Normal"/>
        <w:rPr>
          <w:ins w:author="Shoeb Memon (SHM)" w:date="2023-04-03T06:28:51.015Z" w:id="22946893"/>
        </w:rPr>
      </w:pPr>
    </w:p>
    <w:p w:rsidR="0C81956A" w:rsidP="6379542B" w:rsidRDefault="0C81956A" w14:paraId="1791FBF4" w14:textId="51B0F25C">
      <w:pPr>
        <w:pStyle w:val="Normal"/>
        <w:rPr>
          <w:ins w:author="Shoeb Memon (SHM)" w:date="2023-04-03T06:29:28.202Z" w:id="127721396"/>
        </w:rPr>
      </w:pPr>
      <w:ins w:author="Shoeb Memon (SHM)" w:date="2023-04-03T06:28:51.016Z" w:id="1264074534">
        <w:r w:rsidR="0C81956A">
          <w:t>Account access - Applies the selected table permission and privileges to the users from the selected role associated to the signed-in user's account.</w:t>
        </w:r>
      </w:ins>
    </w:p>
    <w:p w:rsidR="6379542B" w:rsidP="6379542B" w:rsidRDefault="6379542B" w14:paraId="220D1431" w14:textId="77DA0544">
      <w:pPr>
        <w:pStyle w:val="Normal"/>
        <w:rPr>
          <w:ins w:author="Shoeb Memon (SHM)" w:date="2023-04-03T06:28:51.016Z" w:id="374533236"/>
        </w:rPr>
      </w:pPr>
    </w:p>
    <w:p w:rsidR="0C81956A" w:rsidP="6379542B" w:rsidRDefault="0C81956A" w14:paraId="1BC53B9D" w14:textId="270EAB95">
      <w:pPr>
        <w:pStyle w:val="Normal"/>
        <w:rPr>
          <w:ins w:author="Shoeb Memon (SHM)" w:date="2023-04-03T06:28:51.016Z" w:id="2113380528"/>
        </w:rPr>
      </w:pPr>
      <w:ins w:author="Shoeb Memon (SHM)" w:date="2023-04-03T06:29:44.48Z" w:id="1154224674">
        <w:r w:rsidR="0C81956A">
          <w:t>Self-access</w:t>
        </w:r>
      </w:ins>
      <w:ins w:author="Shoeb Memon (SHM)" w:date="2023-04-03T06:28:51.016Z" w:id="143848392">
        <w:r w:rsidR="0C81956A">
          <w:t xml:space="preserve"> - Applies the selected table permission and privileges to the users from the selected role for only their own Contact record.</w:t>
        </w:r>
      </w:ins>
    </w:p>
    <w:p w:rsidR="6379542B" w:rsidP="6379542B" w:rsidRDefault="6379542B" w14:paraId="2570B156" w14:textId="3640DA93">
      <w:pPr>
        <w:pStyle w:val="Normal"/>
        <w:rPr>
          <w:ins w:author="Shoeb Memon (SHM)" w:date="2023-04-03T06:20:10.559Z" w:id="1918876813"/>
        </w:rPr>
      </w:pPr>
    </w:p>
    <w:p w:rsidR="241FF447" w:rsidP="6379542B" w:rsidRDefault="241FF447" w14:paraId="7EC21AF8" w14:textId="3AA54CAB">
      <w:pPr>
        <w:pStyle w:val="Normal"/>
        <w:rPr>
          <w:ins w:author="Shoeb Memon (SHM)" w:date="2023-04-03T06:26:27.668Z" w:id="167998583"/>
        </w:rPr>
      </w:pPr>
      <w:ins w:author="Shoeb Memon (SHM)" w:date="2023-04-03T06:26:20.204Z" w:id="2048233418">
        <w:r w:rsidR="241FF447">
          <w:t xml:space="preserve">Following </w:t>
        </w:r>
      </w:ins>
      <w:ins w:author="Shoeb Memon (SHM)" w:date="2023-04-03T06:25:45.059Z" w:id="1733438698">
        <w:r w:rsidR="241FF447">
          <w:t xml:space="preserve">table permissions </w:t>
        </w:r>
      </w:ins>
      <w:ins w:author="Shoeb Memon (SHM)" w:date="2023-04-03T06:26:24.146Z" w:id="612275963">
        <w:r w:rsidR="241FF447">
          <w:t xml:space="preserve">are </w:t>
        </w:r>
      </w:ins>
      <w:ins w:author="Shoeb Memon (SHM)" w:date="2023-04-03T06:25:45.059Z" w:id="460932190">
        <w:r w:rsidR="241FF447">
          <w:t>configured for the 3PL Customer Portal</w:t>
        </w:r>
      </w:ins>
      <w:ins w:author="Shoeb Memon (SHM)" w:date="2023-04-03T06:26:27.461Z" w:id="2051315197">
        <w:r w:rsidR="241FF447">
          <w:t>:</w:t>
        </w:r>
      </w:ins>
    </w:p>
    <w:p w:rsidR="6379542B" w:rsidP="6379542B" w:rsidRDefault="6379542B" w14:paraId="15FB3411" w14:textId="41F74E7A">
      <w:pPr>
        <w:pStyle w:val="Normal"/>
        <w:rPr>
          <w:rPrChange w:author="Shoeb Memon (SHM)" w:date="2023-04-03T06:20:10.233Z" w:id="145716241">
            <w:rPr>
              <w:rFonts w:eastAsia="Calibri"/>
            </w:rPr>
          </w:rPrChange>
        </w:rPr>
      </w:pPr>
    </w:p>
    <w:tbl>
      <w:tblPr>
        <w:tblStyle w:val="GridTable4-Accent1"/>
        <w:tblW w:w="9350" w:type="dxa"/>
        <w:tblLayout w:type="fixed"/>
        <w:tblLook w:val="04A0" w:firstRow="1" w:lastRow="0" w:firstColumn="1" w:lastColumn="0" w:noHBand="0" w:noVBand="1"/>
        <w:tblPrChange w:author="Shoeb Memon (SHM)" w:date="2023-04-06T00:45:32.158Z">
          <w:tblPr>
            <w:tblStyle w:val="GridTable4-Accent1"/>
            <w:tblW w:w="9350" w:type="dxa"/>
            <w:tblLook w:val="04A0" w:firstRow="1" w:lastRow="0" w:firstColumn="1" w:lastColumn="0" w:noHBand="0" w:noVBand="1"/>
          </w:tblPr>
        </w:tblPrChange>
      </w:tblPr>
      <w:tblGrid>
        <w:gridCol w:w="1050"/>
        <w:gridCol w:w="1350"/>
        <w:gridCol w:w="1005"/>
        <w:gridCol w:w="1630"/>
        <w:gridCol w:w="1800"/>
        <w:gridCol w:w="887"/>
        <w:gridCol w:w="1628"/>
        <w:tblGridChange>
          <w:tblGrid>
            <w:gridCol w:w="1050"/>
            <w:gridCol w:w="1035"/>
            <w:gridCol w:w="990"/>
            <w:gridCol w:w="1960"/>
            <w:gridCol w:w="1800"/>
            <w:gridCol w:w="887"/>
            <w:gridCol w:w="1628"/>
          </w:tblGrid>
        </w:tblGridChange>
      </w:tblGrid>
      <w:tr w:rsidR="000C63D9" w:rsidTr="2E255375" w14:paraId="0413C1DA" w14:textId="77777777">
        <w:trPr>
          <w:cnfStyle w:val="100000000000" w:firstRow="1" w:lastRow="0" w:firstColumn="0" w:lastColumn="0" w:oddVBand="0" w:evenVBand="0" w:oddHBand="0" w:evenHBand="0" w:firstRowFirstColumn="0" w:firstRowLastColumn="0" w:lastRowFirstColumn="0" w:lastRowLastColumn="0"/>
          <w:trHeight w:val="300"/>
          <w:trPrChange w:author="Shoeb Memon (SHM)" w:date="2023-04-06T00:45:24.132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8Z">
              <w:tcPr>
                <w:cnfStyle w:val="001000000000" w:firstRow="0" w:lastRow="0" w:firstColumn="1" w:lastColumn="0" w:oddVBand="0" w:evenVBand="0" w:oddHBand="0" w:evenHBand="0" w:firstRowFirstColumn="0" w:firstRowLastColumn="0" w:lastRowFirstColumn="0" w:lastRowLastColumn="0"/>
                <w:tcW w:w="1050" w:type="dxa"/>
                <w:tcMar/>
              </w:tcPr>
            </w:tcPrChange>
          </w:tcPr>
          <w:p w:rsidR="000C63D9" w:rsidP="000C63D9" w:rsidRDefault="000C63D9" w14:paraId="407B3677" w14:textId="3F206C70">
            <w:r>
              <w:t>Name</w:t>
            </w:r>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035" w:type="dxa"/>
                <w:tcMar/>
              </w:tcPr>
            </w:tcPrChange>
          </w:tcPr>
          <w:p w:rsidR="000C63D9" w:rsidP="000C63D9" w:rsidRDefault="000C63D9" w14:paraId="51E55636" w14:textId="42ED457D">
            <w:pPr>
              <w:cnfStyle w:val="100000000000" w:firstRow="1" w:lastRow="0" w:firstColumn="0" w:lastColumn="0" w:oddVBand="0" w:evenVBand="0" w:oddHBand="0" w:evenHBand="0" w:firstRowFirstColumn="0" w:firstRowLastColumn="0" w:lastRowFirstColumn="0" w:lastRowLastColumn="0"/>
            </w:pPr>
            <w:r>
              <w:t>Table</w:t>
            </w:r>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990" w:type="dxa"/>
                <w:tcMar/>
              </w:tcPr>
            </w:tcPrChange>
          </w:tcPr>
          <w:p w:rsidR="000C63D9" w:rsidP="000C63D9" w:rsidRDefault="000C63D9" w14:paraId="66292D6E" w14:textId="1E9AA157">
            <w:pPr>
              <w:cnfStyle w:val="100000000000" w:firstRow="1" w:lastRow="0" w:firstColumn="0" w:lastColumn="0" w:oddVBand="0" w:evenVBand="0" w:oddHBand="0" w:evenHBand="0" w:firstRowFirstColumn="0" w:firstRowLastColumn="0" w:lastRowFirstColumn="0" w:lastRowLastColumn="0"/>
            </w:pPr>
            <w:r>
              <w:t>Access Type</w:t>
            </w: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960" w:type="dxa"/>
                <w:tcMar/>
              </w:tcPr>
            </w:tcPrChange>
          </w:tcPr>
          <w:p w:rsidR="000C63D9" w:rsidP="000C63D9" w:rsidRDefault="000C63D9" w14:paraId="54C0D0AB" w14:textId="3CF08CCF">
            <w:pPr>
              <w:cnfStyle w:val="100000000000" w:firstRow="1" w:lastRow="0" w:firstColumn="0" w:lastColumn="0" w:oddVBand="0" w:evenVBand="0" w:oddHBand="0" w:evenHBand="0" w:firstRowFirstColumn="0" w:firstRowLastColumn="0" w:lastRowFirstColumn="0" w:lastRowLastColumn="0"/>
            </w:pPr>
            <w:r>
              <w:t>Relationship</w:t>
            </w:r>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800" w:type="dxa"/>
                <w:tcMar/>
              </w:tcPr>
            </w:tcPrChange>
          </w:tcPr>
          <w:p w:rsidR="000C63D9" w:rsidP="000C63D9" w:rsidRDefault="000C63D9" w14:paraId="041205B1" w14:textId="42391782">
            <w:pPr>
              <w:cnfStyle w:val="100000000000" w:firstRow="1" w:lastRow="0" w:firstColumn="0" w:lastColumn="0" w:oddVBand="0" w:evenVBand="0" w:oddHBand="0" w:evenHBand="0" w:firstRowFirstColumn="0" w:firstRowLastColumn="0" w:lastRowFirstColumn="0" w:lastRowLastColumn="0"/>
            </w:pPr>
            <w:r>
              <w:t>Permission</w:t>
            </w: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887" w:type="dxa"/>
                <w:tcMar/>
              </w:tcPr>
            </w:tcPrChange>
          </w:tcPr>
          <w:p w:rsidR="000C63D9" w:rsidP="000C63D9" w:rsidRDefault="000C63D9" w14:paraId="42711B69" w14:textId="11C84228">
            <w:pPr>
              <w:cnfStyle w:val="100000000000" w:firstRow="1" w:lastRow="0" w:firstColumn="0" w:lastColumn="0" w:oddVBand="0" w:evenVBand="0" w:oddHBand="0" w:evenHBand="0" w:firstRowFirstColumn="0" w:firstRowLastColumn="0" w:lastRowFirstColumn="0" w:lastRowLastColumn="0"/>
            </w:pPr>
            <w:r>
              <w:t>Type</w:t>
            </w:r>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628" w:type="dxa"/>
                <w:tcMar/>
              </w:tcPr>
            </w:tcPrChange>
          </w:tcPr>
          <w:p w:rsidR="000C63D9" w:rsidP="000C63D9" w:rsidRDefault="000C63D9" w14:paraId="08356942" w14:textId="37D739E1">
            <w:pPr>
              <w:cnfStyle w:val="100000000000" w:firstRow="1" w:lastRow="0" w:firstColumn="0" w:lastColumn="0" w:oddVBand="0" w:evenVBand="0" w:oddHBand="0" w:evenHBand="0" w:firstRowFirstColumn="0" w:firstRowLastColumn="0" w:lastRowFirstColumn="0" w:lastRowLastColumn="0"/>
            </w:pPr>
            <w:r>
              <w:t>Web Roles</w:t>
            </w:r>
          </w:p>
        </w:tc>
      </w:tr>
      <w:tr w:rsidR="000C63D9" w:rsidTr="2E255375" w14:paraId="6C779E9A" w14:textId="77777777">
        <w:trPr>
          <w:cnfStyle w:val="000000100000" w:firstRow="0" w:lastRow="0" w:firstColumn="0" w:lastColumn="0" w:oddVBand="0" w:evenVBand="0" w:oddHBand="1" w:evenHBand="0" w:firstRowFirstColumn="0" w:firstRowLastColumn="0" w:lastRowFirstColumn="0" w:lastRowLastColumn="0"/>
          <w:trHeight w:val="300"/>
          <w:trPrChange w:author="Shoeb Memon (SHM)" w:date="2023-04-06T00:45:24.135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8Z">
              <w:tcPr>
                <w:cnfStyle w:val="001000000000" w:firstRow="0" w:lastRow="0" w:firstColumn="1" w:lastColumn="0" w:oddVBand="0" w:evenVBand="0" w:oddHBand="0" w:evenHBand="0" w:firstRowFirstColumn="0" w:firstRowLastColumn="0" w:lastRowFirstColumn="0" w:lastRowLastColumn="0"/>
                <w:tcW w:w="1050" w:type="dxa"/>
                <w:tcMar/>
              </w:tcPr>
            </w:tcPrChange>
          </w:tcPr>
          <w:p w:rsidRPr="000C63D9" w:rsidR="000C63D9" w:rsidP="000C63D9" w:rsidRDefault="000C63D9" w14:paraId="05007681" w14:textId="1CE59CEF">
            <w:pPr>
              <w:rPr>
                <w:sz w:val="18"/>
                <w:szCs w:val="18"/>
              </w:rPr>
            </w:pPr>
            <w:r w:rsidRPr="6379542B" w:rsidR="7893609C">
              <w:rPr>
                <w:sz w:val="18"/>
                <w:szCs w:val="18"/>
              </w:rPr>
              <w:t>Accounts</w:t>
            </w:r>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035" w:type="dxa"/>
                <w:tcMar/>
              </w:tcPr>
            </w:tcPrChange>
          </w:tcPr>
          <w:p w:rsidRPr="000C63D9" w:rsidR="000C63D9" w:rsidP="000C63D9" w:rsidRDefault="000C63D9" w14:paraId="7DCEF014" w14:textId="60A8B7FB">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18:21.572Z" w:id="218657746">
              <w:r w:rsidRPr="6379542B" w:rsidR="7893609C">
                <w:rPr>
                  <w:sz w:val="18"/>
                  <w:szCs w:val="18"/>
                </w:rPr>
                <w:t>Account (</w:t>
              </w:r>
              <w:r w:rsidRPr="6379542B" w:rsidR="7893609C">
                <w:rPr>
                  <w:sz w:val="18"/>
                  <w:szCs w:val="18"/>
                </w:rPr>
                <w:t>account)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990" w:type="dxa"/>
                <w:tcMar/>
              </w:tcPr>
            </w:tcPrChange>
          </w:tcPr>
          <w:p w:rsidRPr="000C63D9" w:rsidR="000C63D9" w:rsidP="000C63D9" w:rsidRDefault="000C63D9" w14:paraId="06DD1878" w14:textId="3C314016">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18:33.584Z" w:id="388540684">
              <w:r w:rsidRPr="6379542B" w:rsidR="7893609C">
                <w:rPr>
                  <w:sz w:val="18"/>
                  <w:szCs w:val="18"/>
                </w:rPr>
                <w:t>Contact Access</w:t>
              </w:r>
            </w:ins>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960" w:type="dxa"/>
                <w:tcMar/>
              </w:tcPr>
            </w:tcPrChange>
          </w:tcPr>
          <w:p w:rsidRPr="000C63D9" w:rsidR="000C63D9" w:rsidP="000C63D9" w:rsidRDefault="000C63D9" w14:paraId="6B0067F7" w14:textId="3379F48A">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19:21.038Z" w:id="667006475">
              <w:r w:rsidRPr="6379542B" w:rsidR="7893609C">
                <w:rPr>
                  <w:sz w:val="18"/>
                  <w:szCs w:val="18"/>
                </w:rPr>
                <w:t>contact_customer_accounts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800" w:type="dxa"/>
                <w:tcMar/>
              </w:tcPr>
            </w:tcPrChange>
          </w:tcPr>
          <w:p w:rsidRPr="000C63D9" w:rsidR="000C63D9" w:rsidP="000C63D9" w:rsidRDefault="000C63D9" w14:paraId="09A16DAA" w14:textId="3BA65B37">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19:37.779Z" w:id="1685868629">
              <w:r w:rsidRPr="6379542B" w:rsidR="7893609C">
                <w:rPr>
                  <w:sz w:val="18"/>
                  <w:szCs w:val="18"/>
                </w:rPr>
                <w:t>Read, Append, Append To</w:t>
              </w:r>
            </w:ins>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887" w:type="dxa"/>
                <w:tcMar/>
              </w:tcPr>
            </w:tcPrChange>
          </w:tcPr>
          <w:p w:rsidRPr="000C63D9" w:rsidR="000C63D9" w:rsidP="000C63D9" w:rsidRDefault="000C63D9" w14:paraId="10F8BAD9" w14:textId="6E11C13F">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20:14.826Z" w:id="1438429249">
              <w:r w:rsidRPr="6379542B" w:rsidR="7893609C">
                <w:rPr>
                  <w:sz w:val="18"/>
                  <w:szCs w:val="18"/>
                </w:rPr>
                <w:t>Parent</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8Z">
              <w:tcPr>
                <w:cnfStyle w:val="000000000000" w:firstRow="0" w:lastRow="0" w:firstColumn="0" w:lastColumn="0" w:oddVBand="0" w:evenVBand="0" w:oddHBand="0" w:evenHBand="0" w:firstRowFirstColumn="0" w:firstRowLastColumn="0" w:lastRowFirstColumn="0" w:lastRowLastColumn="0"/>
                <w:tcW w:w="1628" w:type="dxa"/>
                <w:tcMar/>
              </w:tcPr>
            </w:tcPrChange>
          </w:tcPr>
          <w:p w:rsidRPr="000C63D9" w:rsidR="000C63D9" w:rsidP="6379542B" w:rsidRDefault="000C63D9" w14:paraId="31AACB4C" w14:textId="4325DB51">
            <w:pPr>
              <w:cnfStyle w:val="000000100000" w:firstRow="0" w:lastRow="0" w:firstColumn="0" w:lastColumn="0" w:oddVBand="0" w:evenVBand="0" w:oddHBand="1" w:evenHBand="0" w:firstRowFirstColumn="0" w:firstRowLastColumn="0" w:lastRowFirstColumn="0" w:lastRowLastColumn="0"/>
              <w:rPr>
                <w:ins w:author="Shoeb Memon (SHM)" w:date="2023-03-31T23:20:38.003Z" w:id="1054693793"/>
                <w:sz w:val="18"/>
                <w:szCs w:val="18"/>
              </w:rPr>
            </w:pPr>
            <w:ins w:author="Shoeb Memon (SHM)" w:date="2023-03-31T23:20:38.003Z" w:id="207458774">
              <w:r w:rsidRPr="6379542B" w:rsidR="7893609C">
                <w:rPr>
                  <w:sz w:val="18"/>
                  <w:szCs w:val="18"/>
                </w:rPr>
                <w:t>Administrators, Authenticated Users</w:t>
              </w:r>
            </w:ins>
          </w:p>
          <w:p w:rsidRPr="000C63D9" w:rsidR="000C63D9" w:rsidP="6379542B" w:rsidRDefault="000C63D9" w14:paraId="3124D121" w14:textId="4C2EA6B0">
            <w:pPr>
              <w:pStyle w:val="Normal"/>
              <w:cnfStyle w:val="000000100000" w:firstRow="0" w:lastRow="0" w:firstColumn="0" w:lastColumn="0" w:oddVBand="0" w:evenVBand="0" w:oddHBand="1" w:evenHBand="0" w:firstRowFirstColumn="0" w:firstRowLastColumn="0" w:lastRowFirstColumn="0" w:lastRowLastColumn="0"/>
              <w:rPr>
                <w:sz w:val="18"/>
                <w:szCs w:val="18"/>
              </w:rPr>
            </w:pPr>
          </w:p>
        </w:tc>
      </w:tr>
      <w:tr w:rsidR="000C63D9" w:rsidTr="2E255375" w14:paraId="47FAB483" w14:textId="77777777">
        <w:trPr>
          <w:trHeight w:val="300"/>
          <w:trPrChange w:author="Shoeb Memon (SHM)" w:date="2023-04-06T00:45:24.136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8Z">
              <w:tcPr>
                <w:cnfStyle w:val="001000000000" w:firstRow="0" w:lastRow="0" w:firstColumn="1" w:lastColumn="0" w:oddVBand="0" w:evenVBand="0" w:oddHBand="0" w:evenHBand="0" w:firstRowFirstColumn="0" w:firstRowLastColumn="0" w:lastRowFirstColumn="0" w:lastRowLastColumn="0"/>
                <w:tcW w:w="1050" w:type="dxa"/>
                <w:tcMar/>
              </w:tcPr>
            </w:tcPrChange>
          </w:tcPr>
          <w:p w:rsidRPr="000C63D9" w:rsidR="000C63D9" w:rsidP="000C63D9" w:rsidRDefault="000C63D9" w14:paraId="440C5BF4" w14:textId="5C99C696">
            <w:pPr>
              <w:rPr>
                <w:sz w:val="18"/>
                <w:szCs w:val="18"/>
              </w:rPr>
            </w:pPr>
            <w:ins w:author="Shoeb Memon (SHM)" w:date="2023-03-31T23:20:42.891Z" w:id="546781950">
              <w:r w:rsidRPr="6379542B" w:rsidR="7893609C">
                <w:rPr>
                  <w:sz w:val="18"/>
                  <w:szCs w:val="18"/>
                </w:rPr>
                <w:t>Cases</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035" w:type="dxa"/>
                <w:tcMar/>
              </w:tcPr>
            </w:tcPrChange>
          </w:tcPr>
          <w:p w:rsidRPr="000C63D9" w:rsidR="000C63D9" w:rsidP="000C63D9" w:rsidRDefault="000C63D9" w14:paraId="29306999" w14:textId="462AA916">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0:49.666Z" w:id="949460757">
              <w:r w:rsidRPr="6379542B" w:rsidR="7893609C">
                <w:rPr>
                  <w:sz w:val="18"/>
                  <w:szCs w:val="18"/>
                </w:rPr>
                <w:t>Case (incident)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990" w:type="dxa"/>
                <w:tcMar/>
              </w:tcPr>
            </w:tcPrChange>
          </w:tcPr>
          <w:p w:rsidRPr="000C63D9" w:rsidR="000C63D9" w:rsidP="000C63D9" w:rsidRDefault="000C63D9" w14:paraId="414FD0C6" w14:textId="6E0597A7">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0:56.282Z" w:id="188113810">
              <w:r w:rsidRPr="6379542B" w:rsidR="7893609C">
                <w:rPr>
                  <w:sz w:val="18"/>
                  <w:szCs w:val="18"/>
                </w:rPr>
                <w:t>Account Access</w:t>
              </w:r>
            </w:ins>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960" w:type="dxa"/>
                <w:tcMar/>
              </w:tcPr>
            </w:tcPrChange>
          </w:tcPr>
          <w:p w:rsidRPr="000C63D9" w:rsidR="000C63D9" w:rsidP="000C63D9" w:rsidRDefault="000C63D9" w14:paraId="2E090CA1" w14:textId="125A5287">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1:06.388Z" w:id="320719033">
              <w:r w:rsidRPr="6379542B" w:rsidR="7893609C">
                <w:rPr>
                  <w:sz w:val="18"/>
                  <w:szCs w:val="18"/>
                </w:rPr>
                <w:t>incident_customer_accounts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800" w:type="dxa"/>
                <w:tcMar/>
              </w:tcPr>
            </w:tcPrChange>
          </w:tcPr>
          <w:p w:rsidRPr="000C63D9" w:rsidR="000C63D9" w:rsidP="6379542B" w:rsidRDefault="000C63D9" w14:paraId="4341F883" w14:textId="688FAC5A">
            <w:pPr>
              <w:cnfStyle w:val="000000000000" w:firstRow="0" w:lastRow="0" w:firstColumn="0" w:lastColumn="0" w:oddVBand="0" w:evenVBand="0" w:oddHBand="0" w:evenHBand="0" w:firstRowFirstColumn="0" w:firstRowLastColumn="0" w:lastRowFirstColumn="0" w:lastRowLastColumn="0"/>
              <w:rPr>
                <w:ins w:author="Shoeb Memon (SHM)" w:date="2023-03-31T23:21:27.753Z" w:id="1172479863"/>
                <w:sz w:val="18"/>
                <w:szCs w:val="18"/>
              </w:rPr>
            </w:pPr>
            <w:ins w:author="Shoeb Memon (SHM)" w:date="2023-03-31T23:21:27.753Z" w:id="1061540458">
              <w:r w:rsidRPr="6379542B" w:rsidR="7893609C">
                <w:rPr>
                  <w:sz w:val="18"/>
                  <w:szCs w:val="18"/>
                </w:rPr>
                <w:t>Read, Create, Append, Append To</w:t>
              </w:r>
            </w:ins>
          </w:p>
          <w:p w:rsidRPr="000C63D9" w:rsidR="000C63D9" w:rsidP="6379542B" w:rsidRDefault="000C63D9" w14:paraId="2C364804" w14:textId="5901991B">
            <w:pPr>
              <w:pStyle w:val="Normal"/>
              <w:cnfStyle w:val="000000000000" w:firstRow="0" w:lastRow="0" w:firstColumn="0" w:lastColumn="0" w:oddVBand="0" w:evenVBand="0" w:oddHBand="0"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887" w:type="dxa"/>
                <w:tcMar/>
              </w:tcPr>
            </w:tcPrChange>
          </w:tcPr>
          <w:p w:rsidRPr="000C63D9" w:rsidR="000C63D9" w:rsidP="000C63D9" w:rsidRDefault="000C63D9" w14:paraId="39759EE4" w14:textId="162F27CB">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1:41.043Z" w:id="1654611572">
              <w:r w:rsidRPr="6379542B" w:rsidR="7893609C">
                <w:rPr>
                  <w:sz w:val="18"/>
                  <w:szCs w:val="18"/>
                </w:rPr>
                <w:t>Parent</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628" w:type="dxa"/>
                <w:tcMar/>
              </w:tcPr>
            </w:tcPrChange>
          </w:tcPr>
          <w:p w:rsidRPr="000C63D9" w:rsidR="000C63D9" w:rsidP="6379542B" w:rsidRDefault="000C63D9" w14:paraId="7DAD6A01" w14:textId="4325DB51">
            <w:pPr>
              <w:cnfStyle w:val="000000000000" w:firstRow="0" w:lastRow="0" w:firstColumn="0" w:lastColumn="0" w:oddVBand="0" w:evenVBand="0" w:oddHBand="0" w:evenHBand="0" w:firstRowFirstColumn="0" w:firstRowLastColumn="0" w:lastRowFirstColumn="0" w:lastRowLastColumn="0"/>
              <w:rPr>
                <w:ins w:author="Shoeb Memon (SHM)" w:date="2023-03-31T23:21:49.973Z" w:id="1386326125"/>
                <w:sz w:val="18"/>
                <w:szCs w:val="18"/>
              </w:rPr>
            </w:pPr>
            <w:ins w:author="Shoeb Memon (SHM)" w:date="2023-03-31T23:21:49.973Z" w:id="514501400">
              <w:r w:rsidRPr="6379542B" w:rsidR="7893609C">
                <w:rPr>
                  <w:sz w:val="18"/>
                  <w:szCs w:val="18"/>
                </w:rPr>
                <w:t>Administrators, Authenticated Users</w:t>
              </w:r>
            </w:ins>
          </w:p>
          <w:p w:rsidRPr="000C63D9" w:rsidR="000C63D9" w:rsidP="6379542B" w:rsidRDefault="000C63D9" w14:paraId="705D57B5" w14:textId="1E3ADA89">
            <w:pPr>
              <w:pStyle w:val="Normal"/>
              <w:cnfStyle w:val="000000000000" w:firstRow="0" w:lastRow="0" w:firstColumn="0" w:lastColumn="0" w:oddVBand="0" w:evenVBand="0" w:oddHBand="0" w:evenHBand="0" w:firstRowFirstColumn="0" w:firstRowLastColumn="0" w:lastRowFirstColumn="0" w:lastRowLastColumn="0"/>
              <w:rPr>
                <w:sz w:val="18"/>
                <w:szCs w:val="18"/>
              </w:rPr>
            </w:pPr>
          </w:p>
        </w:tc>
      </w:tr>
      <w:tr w:rsidR="000C63D9" w:rsidTr="2E255375" w14:paraId="06808AD2" w14:textId="77777777">
        <w:trPr>
          <w:cnfStyle w:val="000000100000" w:firstRow="0" w:lastRow="0" w:firstColumn="0" w:lastColumn="0" w:oddVBand="0" w:evenVBand="0" w:oddHBand="1" w:evenHBand="0" w:firstRowFirstColumn="0" w:firstRowLastColumn="0" w:lastRowFirstColumn="0" w:lastRowLastColumn="0"/>
          <w:trHeight w:val="300"/>
          <w:trPrChange w:author="Shoeb Memon (SHM)" w:date="2023-04-06T00:45:24.137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9Z">
              <w:tcPr>
                <w:cnfStyle w:val="001000000000" w:firstRow="0" w:lastRow="0" w:firstColumn="1" w:lastColumn="0" w:oddVBand="0" w:evenVBand="0" w:oddHBand="0" w:evenHBand="0" w:firstRowFirstColumn="0" w:firstRowLastColumn="0" w:lastRowFirstColumn="0" w:lastRowLastColumn="0"/>
                <w:tcW w:w="1050" w:type="dxa"/>
                <w:tcMar/>
              </w:tcPr>
            </w:tcPrChange>
          </w:tcPr>
          <w:p w:rsidRPr="000C63D9" w:rsidR="000C63D9" w:rsidP="000C63D9" w:rsidRDefault="000C63D9" w14:paraId="77EBE5DF" w14:textId="3E469152">
            <w:pPr>
              <w:rPr>
                <w:sz w:val="18"/>
                <w:szCs w:val="18"/>
              </w:rPr>
            </w:pPr>
            <w:ins w:author="Shoeb Memon (SHM)" w:date="2023-03-31T23:22:31.924Z" w:id="2041609300">
              <w:r w:rsidRPr="6379542B" w:rsidR="7893609C">
                <w:rPr>
                  <w:sz w:val="18"/>
                  <w:szCs w:val="18"/>
                </w:rPr>
                <w:t>Activities</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035" w:type="dxa"/>
                <w:tcMar/>
              </w:tcPr>
            </w:tcPrChange>
          </w:tcPr>
          <w:p w:rsidRPr="000C63D9" w:rsidR="000C63D9" w:rsidP="000C63D9" w:rsidRDefault="000C63D9" w14:paraId="2FDE8583" w14:textId="5618D1B4">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22:41.696Z" w:id="29071322">
              <w:r w:rsidRPr="6379542B" w:rsidR="7893609C">
                <w:rPr>
                  <w:sz w:val="18"/>
                  <w:szCs w:val="18"/>
                </w:rPr>
                <w:t>Activity (</w:t>
              </w:r>
              <w:r w:rsidRPr="6379542B" w:rsidR="7893609C">
                <w:rPr>
                  <w:sz w:val="18"/>
                  <w:szCs w:val="18"/>
                </w:rPr>
                <w:t>activitypointer</w:t>
              </w:r>
              <w:r w:rsidRPr="6379542B" w:rsidR="7893609C">
                <w:rPr>
                  <w:sz w:val="18"/>
                  <w:szCs w:val="18"/>
                </w:rPr>
                <w: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990" w:type="dxa"/>
                <w:tcMar/>
              </w:tcPr>
            </w:tcPrChange>
          </w:tcPr>
          <w:p w:rsidRPr="000C63D9" w:rsidR="000C63D9" w:rsidP="000C63D9" w:rsidRDefault="000C63D9" w14:paraId="06B4C2D8" w14:textId="77777777">
            <w:pPr>
              <w:cnfStyle w:val="000000100000" w:firstRow="0" w:lastRow="0" w:firstColumn="0" w:lastColumn="0" w:oddVBand="0" w:evenVBand="0" w:oddHBand="1"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960" w:type="dxa"/>
                <w:tcMar/>
              </w:tcPr>
            </w:tcPrChange>
          </w:tcPr>
          <w:p w:rsidRPr="000C63D9" w:rsidR="000C63D9" w:rsidP="000C63D9" w:rsidRDefault="000C63D9" w14:paraId="5FA37A2F" w14:textId="766815B4">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23:00.323Z" w:id="1918545090">
              <w:r w:rsidRPr="6379542B" w:rsidR="7893609C">
                <w:rPr>
                  <w:sz w:val="18"/>
                  <w:szCs w:val="18"/>
                </w:rPr>
                <w:t>Incident_ActivityPointers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800" w:type="dxa"/>
                <w:tcMar/>
              </w:tcPr>
            </w:tcPrChange>
          </w:tcPr>
          <w:p w:rsidRPr="000C63D9" w:rsidR="000C63D9" w:rsidP="6379542B" w:rsidRDefault="000C63D9" w14:paraId="0AE45C65" w14:textId="688FAC5A">
            <w:pPr>
              <w:cnfStyle w:val="000000100000" w:firstRow="0" w:lastRow="0" w:firstColumn="0" w:lastColumn="0" w:oddVBand="0" w:evenVBand="0" w:oddHBand="1" w:evenHBand="0" w:firstRowFirstColumn="0" w:firstRowLastColumn="0" w:lastRowFirstColumn="0" w:lastRowLastColumn="0"/>
              <w:rPr>
                <w:ins w:author="Shoeb Memon (SHM)" w:date="2023-03-31T23:23:28.875Z" w:id="508046926"/>
                <w:sz w:val="18"/>
                <w:szCs w:val="18"/>
              </w:rPr>
            </w:pPr>
            <w:ins w:author="Shoeb Memon (SHM)" w:date="2023-03-31T23:23:28.875Z" w:id="850853095">
              <w:r w:rsidRPr="6379542B" w:rsidR="7893609C">
                <w:rPr>
                  <w:sz w:val="18"/>
                  <w:szCs w:val="18"/>
                </w:rPr>
                <w:t>Read, Create, Append, Append To</w:t>
              </w:r>
            </w:ins>
          </w:p>
          <w:p w:rsidRPr="000C63D9" w:rsidR="000C63D9" w:rsidP="6379542B" w:rsidRDefault="000C63D9" w14:paraId="1D93533D" w14:textId="47CEFF80">
            <w:pPr>
              <w:pStyle w:val="Normal"/>
              <w:cnfStyle w:val="000000100000" w:firstRow="0" w:lastRow="0" w:firstColumn="0" w:lastColumn="0" w:oddVBand="0" w:evenVBand="0" w:oddHBand="1"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887" w:type="dxa"/>
                <w:tcMar/>
              </w:tcPr>
            </w:tcPrChange>
          </w:tcPr>
          <w:p w:rsidRPr="000C63D9" w:rsidR="000C63D9" w:rsidP="000C63D9" w:rsidRDefault="000C63D9" w14:paraId="37ED0FCC" w14:textId="561A12AB">
            <w:pPr>
              <w:cnfStyle w:val="000000100000" w:firstRow="0" w:lastRow="0" w:firstColumn="0" w:lastColumn="0" w:oddVBand="0" w:evenVBand="0" w:oddHBand="1" w:evenHBand="0" w:firstRowFirstColumn="0" w:firstRowLastColumn="0" w:lastRowFirstColumn="0" w:lastRowLastColumn="0"/>
              <w:rPr>
                <w:sz w:val="18"/>
                <w:szCs w:val="18"/>
              </w:rPr>
            </w:pPr>
            <w:ins w:author="Shoeb Memon (SHM)" w:date="2023-03-31T23:26:58.223Z" w:id="588087502">
              <w:r w:rsidRPr="6379542B" w:rsidR="461CB4E3">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628" w:type="dxa"/>
                <w:tcMar/>
              </w:tcPr>
            </w:tcPrChange>
          </w:tcPr>
          <w:p w:rsidRPr="000C63D9" w:rsidR="000C63D9" w:rsidP="6379542B" w:rsidRDefault="000C63D9" w14:paraId="799EC861" w14:textId="4325DB51">
            <w:pPr>
              <w:cnfStyle w:val="000000100000" w:firstRow="0" w:lastRow="0" w:firstColumn="0" w:lastColumn="0" w:oddVBand="0" w:evenVBand="0" w:oddHBand="1" w:evenHBand="0" w:firstRowFirstColumn="0" w:firstRowLastColumn="0" w:lastRowFirstColumn="0" w:lastRowLastColumn="0"/>
              <w:rPr>
                <w:ins w:author="Shoeb Memon (SHM)" w:date="2023-03-31T23:27:05.174Z" w:id="1427127744"/>
                <w:sz w:val="18"/>
                <w:szCs w:val="18"/>
              </w:rPr>
            </w:pPr>
            <w:ins w:author="Shoeb Memon (SHM)" w:date="2023-03-31T23:27:05.173Z" w:id="2116368772">
              <w:r w:rsidRPr="6379542B" w:rsidR="461CB4E3">
                <w:rPr>
                  <w:sz w:val="18"/>
                  <w:szCs w:val="18"/>
                </w:rPr>
                <w:t>Administrators, Authenticated Users</w:t>
              </w:r>
            </w:ins>
          </w:p>
          <w:p w:rsidRPr="000C63D9" w:rsidR="000C63D9" w:rsidP="6379542B" w:rsidRDefault="000C63D9" w14:paraId="1C83C746" w14:textId="5280F581">
            <w:pPr>
              <w:pStyle w:val="Normal"/>
              <w:cnfStyle w:val="000000100000" w:firstRow="0" w:lastRow="0" w:firstColumn="0" w:lastColumn="0" w:oddVBand="0" w:evenVBand="0" w:oddHBand="1" w:evenHBand="0" w:firstRowFirstColumn="0" w:firstRowLastColumn="0" w:lastRowFirstColumn="0" w:lastRowLastColumn="0"/>
              <w:rPr>
                <w:sz w:val="18"/>
                <w:szCs w:val="18"/>
              </w:rPr>
            </w:pPr>
          </w:p>
        </w:tc>
      </w:tr>
      <w:tr w:rsidR="000C63D9" w:rsidTr="2E255375" w14:paraId="6C70BE3F" w14:textId="77777777">
        <w:trPr>
          <w:trHeight w:val="300"/>
          <w:trPrChange w:author="Shoeb Memon (SHM)" w:date="2023-04-06T00:45:24.138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9Z">
              <w:tcPr>
                <w:cnfStyle w:val="001000000000" w:firstRow="0" w:lastRow="0" w:firstColumn="1" w:lastColumn="0" w:oddVBand="0" w:evenVBand="0" w:oddHBand="0" w:evenHBand="0" w:firstRowFirstColumn="0" w:firstRowLastColumn="0" w:lastRowFirstColumn="0" w:lastRowLastColumn="0"/>
                <w:tcW w:w="1050" w:type="dxa"/>
                <w:tcMar/>
              </w:tcPr>
            </w:tcPrChange>
          </w:tcPr>
          <w:p w:rsidRPr="000C63D9" w:rsidR="000C63D9" w:rsidP="000C63D9" w:rsidRDefault="000C63D9" w14:paraId="0C5A4B39" w14:textId="28189206">
            <w:pPr>
              <w:rPr>
                <w:sz w:val="18"/>
                <w:szCs w:val="18"/>
              </w:rPr>
            </w:pPr>
            <w:ins w:author="Shoeb Memon (SHM)" w:date="2023-03-31T23:28:22.826Z" w:id="487218199">
              <w:r w:rsidRPr="6379542B" w:rsidR="49394E5E">
                <w:rPr>
                  <w:sz w:val="18"/>
                  <w:szCs w:val="18"/>
                </w:rPr>
                <w:t>Appointment</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035" w:type="dxa"/>
                <w:tcMar/>
              </w:tcPr>
            </w:tcPrChange>
          </w:tcPr>
          <w:p w:rsidRPr="000C63D9" w:rsidR="000C63D9" w:rsidP="000C63D9" w:rsidRDefault="000C63D9" w14:paraId="7F046E45" w14:textId="3711DA52">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8:35.583Z" w:id="605463410">
              <w:r w:rsidRPr="6379542B" w:rsidR="49394E5E">
                <w:rPr>
                  <w:sz w:val="18"/>
                  <w:szCs w:val="18"/>
                </w:rPr>
                <w:t>Appointment (appointment)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990" w:type="dxa"/>
                <w:tcMar/>
              </w:tcPr>
            </w:tcPrChange>
          </w:tcPr>
          <w:p w:rsidRPr="000C63D9" w:rsidR="000C63D9" w:rsidP="000C63D9" w:rsidRDefault="000C63D9" w14:paraId="68073F7B"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960" w:type="dxa"/>
                <w:tcMar/>
              </w:tcPr>
            </w:tcPrChange>
          </w:tcPr>
          <w:p w:rsidRPr="000C63D9" w:rsidR="000C63D9" w:rsidP="000C63D9" w:rsidRDefault="000C63D9" w14:paraId="791B399B" w14:textId="44609CED">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8:52.005Z" w:id="561327006">
              <w:r w:rsidRPr="6379542B" w:rsidR="49394E5E">
                <w:rPr>
                  <w:sz w:val="18"/>
                  <w:szCs w:val="18"/>
                </w:rPr>
                <w:t>Incident_Appointments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800" w:type="dxa"/>
                <w:tcMar/>
              </w:tcPr>
            </w:tcPrChange>
          </w:tcPr>
          <w:p w:rsidRPr="000C63D9" w:rsidR="000C63D9" w:rsidP="6379542B" w:rsidRDefault="000C63D9" w14:paraId="5F064084" w14:textId="2B522D04">
            <w:pPr>
              <w:cnfStyle w:val="000000000000" w:firstRow="0" w:lastRow="0" w:firstColumn="0" w:lastColumn="0" w:oddVBand="0" w:evenVBand="0" w:oddHBand="0" w:evenHBand="0" w:firstRowFirstColumn="0" w:firstRowLastColumn="0" w:lastRowFirstColumn="0" w:lastRowLastColumn="0"/>
              <w:rPr>
                <w:ins w:author="Shoeb Memon (SHM)" w:date="2023-03-31T23:23:31.393Z" w:id="612442881"/>
                <w:sz w:val="18"/>
                <w:szCs w:val="18"/>
              </w:rPr>
            </w:pPr>
            <w:ins w:author="Shoeb Memon (SHM)" w:date="2023-03-31T23:23:31.393Z" w:id="597647063">
              <w:r w:rsidRPr="6379542B" w:rsidR="7893609C">
                <w:rPr>
                  <w:sz w:val="18"/>
                  <w:szCs w:val="18"/>
                </w:rPr>
                <w:t xml:space="preserve">Read, </w:t>
              </w:r>
              <w:r w:rsidRPr="6379542B" w:rsidR="7893609C">
                <w:rPr>
                  <w:sz w:val="18"/>
                  <w:szCs w:val="18"/>
                </w:rPr>
                <w:t>Append, Append To</w:t>
              </w:r>
            </w:ins>
          </w:p>
          <w:p w:rsidRPr="000C63D9" w:rsidR="000C63D9" w:rsidP="6379542B" w:rsidRDefault="000C63D9" w14:paraId="247DED0A" w14:textId="4080F2DF">
            <w:pPr>
              <w:pStyle w:val="Normal"/>
              <w:cnfStyle w:val="000000000000" w:firstRow="0" w:lastRow="0" w:firstColumn="0" w:lastColumn="0" w:oddVBand="0" w:evenVBand="0" w:oddHBand="0"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887" w:type="dxa"/>
                <w:tcMar/>
              </w:tcPr>
            </w:tcPrChange>
          </w:tcPr>
          <w:p w:rsidRPr="000C63D9" w:rsidR="000C63D9" w:rsidP="6379542B" w:rsidRDefault="000C63D9" w14:paraId="0DFB6AAF" w14:textId="4EAD2AD7">
            <w:pPr>
              <w:pStyle w:val="Normal"/>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7:36.916Z" w:id="1098772661">
              <w:r w:rsidRPr="6379542B" w:rsidR="52E4D976">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628" w:type="dxa"/>
                <w:tcMar/>
              </w:tcPr>
            </w:tcPrChange>
          </w:tcPr>
          <w:p w:rsidRPr="000C63D9" w:rsidR="000C63D9" w:rsidP="6379542B" w:rsidRDefault="000C63D9" w14:paraId="66102FB8" w14:textId="4325DB51">
            <w:pPr>
              <w:cnfStyle w:val="000000000000" w:firstRow="0" w:lastRow="0" w:firstColumn="0" w:lastColumn="0" w:oddVBand="0" w:evenVBand="0" w:oddHBand="0" w:evenHBand="0" w:firstRowFirstColumn="0" w:firstRowLastColumn="0" w:lastRowFirstColumn="0" w:lastRowLastColumn="0"/>
              <w:rPr>
                <w:ins w:author="Shoeb Memon (SHM)" w:date="2023-03-31T23:27:06.868Z" w:id="989774739"/>
                <w:sz w:val="18"/>
                <w:szCs w:val="18"/>
              </w:rPr>
            </w:pPr>
            <w:ins w:author="Shoeb Memon (SHM)" w:date="2023-03-31T23:27:06.868Z" w:id="291556930">
              <w:r w:rsidRPr="6379542B" w:rsidR="193D5EEB">
                <w:rPr>
                  <w:sz w:val="18"/>
                  <w:szCs w:val="18"/>
                </w:rPr>
                <w:t>Administrators, Authenticated Users</w:t>
              </w:r>
            </w:ins>
          </w:p>
          <w:p w:rsidRPr="000C63D9" w:rsidR="000C63D9" w:rsidP="6379542B" w:rsidRDefault="000C63D9" w14:paraId="01386B15" w14:textId="3EF9F9FB">
            <w:pPr>
              <w:pStyle w:val="Normal"/>
              <w:cnfStyle w:val="000000000000" w:firstRow="0" w:lastRow="0" w:firstColumn="0" w:lastColumn="0" w:oddVBand="0" w:evenVBand="0" w:oddHBand="0" w:evenHBand="0" w:firstRowFirstColumn="0" w:firstRowLastColumn="0" w:lastRowFirstColumn="0" w:lastRowLastColumn="0"/>
              <w:rPr>
                <w:sz w:val="18"/>
                <w:szCs w:val="18"/>
              </w:rPr>
            </w:pPr>
          </w:p>
        </w:tc>
      </w:tr>
      <w:tr w:rsidR="6379542B" w:rsidTr="2E255375" w14:paraId="6963F6D5">
        <w:trPr>
          <w:trHeight w:val="300"/>
          <w:ins w:author="Shoeb Memon (SHM)" w:date="2023-03-31T23:22:06.631Z" w:id="996013887"/>
          <w:trPrChange w:author="Shoeb Memon (SHM)" w:date="2023-04-06T00:45:24.14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9Z">
              <w:tcPr>
                <w:cnfStyle w:val="001000000000" w:firstRow="0" w:lastRow="0" w:firstColumn="1" w:lastColumn="0" w:oddVBand="0" w:evenVBand="0" w:oddHBand="0" w:evenHBand="0" w:firstRowFirstColumn="0" w:firstRowLastColumn="0" w:lastRowFirstColumn="0" w:lastRowLastColumn="0"/>
                <w:tcW w:w="1050" w:type="dxa"/>
                <w:tcMar/>
              </w:tcPr>
            </w:tcPrChange>
          </w:tcPr>
          <w:p w:rsidR="1EE2FCE6" w:rsidP="6379542B" w:rsidRDefault="1EE2FCE6" w14:paraId="74167553" w14:textId="0C452DB9">
            <w:pPr>
              <w:pStyle w:val="Normal"/>
              <w:rPr>
                <w:sz w:val="18"/>
                <w:szCs w:val="18"/>
              </w:rPr>
            </w:pPr>
            <w:ins w:author="Shoeb Memon (SHM)" w:date="2023-03-31T23:29:10.083Z" w:id="637935153">
              <w:r w:rsidRPr="6379542B" w:rsidR="1EE2FCE6">
                <w:rPr>
                  <w:sz w:val="18"/>
                  <w:szCs w:val="18"/>
                </w:rPr>
                <w:t>Notes</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035" w:type="dxa"/>
                <w:tcMar/>
              </w:tcPr>
            </w:tcPrChange>
          </w:tcPr>
          <w:p w:rsidR="1EE2FCE6" w:rsidP="6379542B" w:rsidRDefault="1EE2FCE6" w14:paraId="43F8B5D8" w14:textId="0CF048A0">
            <w:pPr>
              <w:pStyle w:val="Normal"/>
              <w:rPr>
                <w:sz w:val="18"/>
                <w:szCs w:val="18"/>
              </w:rPr>
            </w:pPr>
            <w:ins w:author="Shoeb Memon (SHM)" w:date="2023-03-31T23:29:21.927Z" w:id="1852274208">
              <w:r w:rsidRPr="6379542B" w:rsidR="1EE2FCE6">
                <w:rPr>
                  <w:sz w:val="18"/>
                  <w:szCs w:val="18"/>
                </w:rPr>
                <w:t>Note (annotation)</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990" w:type="dxa"/>
                <w:tcMar/>
              </w:tcPr>
            </w:tcPrChange>
          </w:tcPr>
          <w:p w:rsidR="6379542B" w:rsidP="6379542B" w:rsidRDefault="6379542B" w14:paraId="21BC2685" w14:textId="51231E4E">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960" w:type="dxa"/>
                <w:tcMar/>
              </w:tcPr>
            </w:tcPrChange>
          </w:tcPr>
          <w:p w:rsidR="1EE2FCE6" w:rsidP="6379542B" w:rsidRDefault="1EE2FCE6" w14:paraId="790933A8" w14:textId="46B27291">
            <w:pPr>
              <w:pStyle w:val="Normal"/>
              <w:rPr>
                <w:sz w:val="18"/>
                <w:szCs w:val="18"/>
              </w:rPr>
            </w:pPr>
            <w:ins w:author="Shoeb Memon (SHM)" w:date="2023-03-31T23:29:41.464Z" w:id="582723370">
              <w:r w:rsidRPr="6379542B" w:rsidR="1EE2FCE6">
                <w:rPr>
                  <w:sz w:val="18"/>
                  <w:szCs w:val="18"/>
                </w:rPr>
                <w:t>Incident_Annotation</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800" w:type="dxa"/>
                <w:tcMar/>
              </w:tcPr>
            </w:tcPrChange>
          </w:tcPr>
          <w:p w:rsidR="7893609C" w:rsidP="6379542B" w:rsidRDefault="7893609C" w14:paraId="3AC13B0F" w14:textId="688FAC5A">
            <w:pPr>
              <w:rPr>
                <w:ins w:author="Shoeb Memon (SHM)" w:date="2023-03-31T23:23:33.084Z" w:id="351833908"/>
                <w:sz w:val="18"/>
                <w:szCs w:val="18"/>
              </w:rPr>
            </w:pPr>
            <w:ins w:author="Shoeb Memon (SHM)" w:date="2023-03-31T23:23:33.084Z" w:id="361373255">
              <w:r w:rsidRPr="6379542B" w:rsidR="7893609C">
                <w:rPr>
                  <w:sz w:val="18"/>
                  <w:szCs w:val="18"/>
                </w:rPr>
                <w:t>Read, Create, Append, Append To</w:t>
              </w:r>
            </w:ins>
          </w:p>
          <w:p w:rsidR="6379542B" w:rsidP="6379542B" w:rsidRDefault="6379542B" w14:paraId="471BE471" w14:textId="42D0BDD9">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887" w:type="dxa"/>
                <w:tcMar/>
              </w:tcPr>
            </w:tcPrChange>
          </w:tcPr>
          <w:p w:rsidR="2F98A007" w:rsidP="6379542B" w:rsidRDefault="2F98A007" w14:paraId="459BCCBF" w14:textId="17A70942">
            <w:pPr>
              <w:pStyle w:val="Normal"/>
              <w:rPr>
                <w:sz w:val="18"/>
                <w:szCs w:val="18"/>
              </w:rPr>
            </w:pPr>
            <w:ins w:author="Shoeb Memon (SHM)" w:date="2023-03-31T23:27:38.108Z" w:id="1781896361">
              <w:r w:rsidRPr="6379542B" w:rsidR="2F98A007">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628" w:type="dxa"/>
                <w:tcMar/>
              </w:tcPr>
            </w:tcPrChange>
          </w:tcPr>
          <w:p w:rsidR="43A02EAE" w:rsidP="6379542B" w:rsidRDefault="43A02EAE" w14:paraId="0003C15A" w14:textId="4325DB51">
            <w:pPr>
              <w:rPr>
                <w:ins w:author="Shoeb Memon (SHM)" w:date="2023-03-31T23:27:08.016Z" w:id="2064337984"/>
                <w:sz w:val="18"/>
                <w:szCs w:val="18"/>
              </w:rPr>
            </w:pPr>
            <w:ins w:author="Shoeb Memon (SHM)" w:date="2023-03-31T23:27:08.016Z" w:id="1093284566">
              <w:r w:rsidRPr="6379542B" w:rsidR="43A02EAE">
                <w:rPr>
                  <w:sz w:val="18"/>
                  <w:szCs w:val="18"/>
                </w:rPr>
                <w:t>Administrators, Authenticated Users</w:t>
              </w:r>
            </w:ins>
          </w:p>
          <w:p w:rsidR="6379542B" w:rsidP="6379542B" w:rsidRDefault="6379542B" w14:paraId="1E7C5337" w14:textId="44935841">
            <w:pPr>
              <w:pStyle w:val="Normal"/>
              <w:rPr>
                <w:sz w:val="18"/>
                <w:szCs w:val="18"/>
              </w:rPr>
            </w:pPr>
          </w:p>
        </w:tc>
      </w:tr>
      <w:tr w:rsidR="6379542B" w:rsidTr="2E255375" w14:paraId="7C0C3669">
        <w:trPr>
          <w:trHeight w:val="300"/>
          <w:ins w:author="Shoeb Memon (SHM)" w:date="2023-03-31T23:22:05.865Z" w:id="350053540"/>
          <w:trPrChange w:author="Shoeb Memon (SHM)" w:date="2023-04-06T00:45:24.141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59Z">
              <w:tcPr>
                <w:cnfStyle w:val="001000000000" w:firstRow="0" w:lastRow="0" w:firstColumn="1" w:lastColumn="0" w:oddVBand="0" w:evenVBand="0" w:oddHBand="0" w:evenHBand="0" w:firstRowFirstColumn="0" w:firstRowLastColumn="0" w:lastRowFirstColumn="0" w:lastRowLastColumn="0"/>
                <w:tcW w:w="1050" w:type="dxa"/>
                <w:tcMar/>
              </w:tcPr>
            </w:tcPrChange>
          </w:tcPr>
          <w:p w:rsidR="1498AFB8" w:rsidP="6379542B" w:rsidRDefault="1498AFB8" w14:paraId="5F65F4A0" w14:textId="7EBCD2FF">
            <w:pPr>
              <w:pStyle w:val="Normal"/>
              <w:rPr>
                <w:sz w:val="18"/>
                <w:szCs w:val="18"/>
              </w:rPr>
            </w:pPr>
            <w:ins w:author="Shoeb Memon (SHM)" w:date="2023-03-31T23:29:59.378Z" w:id="1578247670">
              <w:r w:rsidRPr="6379542B" w:rsidR="1498AFB8">
                <w:rPr>
                  <w:sz w:val="18"/>
                  <w:szCs w:val="18"/>
                </w:rPr>
                <w:t>Phone Call</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035" w:type="dxa"/>
                <w:tcMar/>
              </w:tcPr>
            </w:tcPrChange>
          </w:tcPr>
          <w:p w:rsidR="1498AFB8" w:rsidP="6379542B" w:rsidRDefault="1498AFB8" w14:paraId="3596C10C" w14:textId="2511A0AE">
            <w:pPr>
              <w:pStyle w:val="Normal"/>
              <w:rPr>
                <w:sz w:val="18"/>
                <w:szCs w:val="18"/>
              </w:rPr>
            </w:pPr>
            <w:ins w:author="Shoeb Memon (SHM)" w:date="2023-03-31T23:29:56.667Z" w:id="1834433002">
              <w:r w:rsidRPr="6379542B" w:rsidR="1498AFB8">
                <w:rPr>
                  <w:sz w:val="18"/>
                  <w:szCs w:val="18"/>
                </w:rPr>
                <w:t>Phone Call (</w:t>
              </w:r>
              <w:r w:rsidRPr="6379542B" w:rsidR="1498AFB8">
                <w:rPr>
                  <w:sz w:val="18"/>
                  <w:szCs w:val="18"/>
                </w:rPr>
                <w:t>phonecall</w:t>
              </w:r>
              <w:r w:rsidRPr="6379542B" w:rsidR="1498AFB8">
                <w:rPr>
                  <w:sz w:val="18"/>
                  <w:szCs w:val="18"/>
                </w:rPr>
                <w: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990" w:type="dxa"/>
                <w:tcMar/>
              </w:tcPr>
            </w:tcPrChange>
          </w:tcPr>
          <w:p w:rsidR="6379542B" w:rsidP="6379542B" w:rsidRDefault="6379542B" w14:paraId="2076ECC7" w14:textId="7772D6E3">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59Z">
              <w:tcPr>
                <w:cnfStyle w:val="000000000000" w:firstRow="0" w:lastRow="0" w:firstColumn="0" w:lastColumn="0" w:oddVBand="0" w:evenVBand="0" w:oddHBand="0" w:evenHBand="0" w:firstRowFirstColumn="0" w:firstRowLastColumn="0" w:lastRowFirstColumn="0" w:lastRowLastColumn="0"/>
                <w:tcW w:w="1960" w:type="dxa"/>
                <w:tcMar/>
              </w:tcPr>
            </w:tcPrChange>
          </w:tcPr>
          <w:p w:rsidR="1498AFB8" w:rsidP="6379542B" w:rsidRDefault="1498AFB8" w14:paraId="65BD7533" w14:textId="3E92C18C">
            <w:pPr>
              <w:pStyle w:val="Normal"/>
              <w:rPr>
                <w:sz w:val="18"/>
                <w:szCs w:val="18"/>
              </w:rPr>
            </w:pPr>
            <w:ins w:author="Shoeb Memon (SHM)" w:date="2023-03-31T23:30:20.212Z" w:id="1687211758">
              <w:r w:rsidRPr="6379542B" w:rsidR="1498AFB8">
                <w:rPr>
                  <w:sz w:val="18"/>
                  <w:szCs w:val="18"/>
                </w:rPr>
                <w:t>Incident_Phonecalls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800" w:type="dxa"/>
                <w:tcMar/>
              </w:tcPr>
            </w:tcPrChange>
          </w:tcPr>
          <w:p w:rsidR="7893609C" w:rsidP="6379542B" w:rsidRDefault="7893609C" w14:paraId="41E511FF" w14:textId="385AC269">
            <w:pPr>
              <w:rPr>
                <w:ins w:author="Shoeb Memon (SHM)" w:date="2023-03-31T23:23:36.166Z" w:id="573707857"/>
                <w:sz w:val="18"/>
                <w:szCs w:val="18"/>
              </w:rPr>
            </w:pPr>
            <w:ins w:author="Shoeb Memon (SHM)" w:date="2023-03-31T23:23:36.166Z" w:id="509303632">
              <w:r w:rsidRPr="6379542B" w:rsidR="7893609C">
                <w:rPr>
                  <w:sz w:val="18"/>
                  <w:szCs w:val="18"/>
                </w:rPr>
                <w:t xml:space="preserve">Read, </w:t>
              </w:r>
              <w:r w:rsidRPr="6379542B" w:rsidR="7893609C">
                <w:rPr>
                  <w:sz w:val="18"/>
                  <w:szCs w:val="18"/>
                </w:rPr>
                <w:t>Append, Append To</w:t>
              </w:r>
            </w:ins>
          </w:p>
          <w:p w:rsidR="6379542B" w:rsidP="6379542B" w:rsidRDefault="6379542B" w14:paraId="29A8455B" w14:textId="58332D0C">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887" w:type="dxa"/>
                <w:tcMar/>
              </w:tcPr>
            </w:tcPrChange>
          </w:tcPr>
          <w:p w:rsidR="0C1DF9C4" w:rsidP="6379542B" w:rsidRDefault="0C1DF9C4" w14:paraId="591C65C6" w14:textId="5C2D97D1">
            <w:pPr>
              <w:pStyle w:val="Normal"/>
              <w:rPr>
                <w:sz w:val="18"/>
                <w:szCs w:val="18"/>
              </w:rPr>
            </w:pPr>
            <w:ins w:author="Shoeb Memon (SHM)" w:date="2023-03-31T23:27:44.158Z" w:id="675375274">
              <w:r w:rsidRPr="6379542B" w:rsidR="0C1DF9C4">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628" w:type="dxa"/>
                <w:tcMar/>
              </w:tcPr>
            </w:tcPrChange>
          </w:tcPr>
          <w:p w:rsidR="09D62835" w:rsidP="6379542B" w:rsidRDefault="09D62835" w14:paraId="3E0A72C9" w14:textId="4325DB51">
            <w:pPr>
              <w:rPr>
                <w:ins w:author="Shoeb Memon (SHM)" w:date="2023-03-31T23:27:11.536Z" w:id="575985914"/>
                <w:sz w:val="18"/>
                <w:szCs w:val="18"/>
              </w:rPr>
            </w:pPr>
            <w:ins w:author="Shoeb Memon (SHM)" w:date="2023-03-31T23:27:11.536Z" w:id="1355362025">
              <w:r w:rsidRPr="6379542B" w:rsidR="09D62835">
                <w:rPr>
                  <w:sz w:val="18"/>
                  <w:szCs w:val="18"/>
                </w:rPr>
                <w:t>Administrators, Authenticated Users</w:t>
              </w:r>
            </w:ins>
          </w:p>
          <w:p w:rsidR="6379542B" w:rsidP="6379542B" w:rsidRDefault="6379542B" w14:paraId="21569FC8" w14:textId="4AA94F62">
            <w:pPr>
              <w:pStyle w:val="Normal"/>
              <w:rPr>
                <w:sz w:val="18"/>
                <w:szCs w:val="18"/>
              </w:rPr>
            </w:pPr>
          </w:p>
        </w:tc>
      </w:tr>
      <w:tr w:rsidR="6379542B" w:rsidTr="2E255375" w14:paraId="158DEFED">
        <w:trPr>
          <w:trHeight w:val="300"/>
          <w:ins w:author="Shoeb Memon (SHM)" w:date="2023-03-31T23:22:05.055Z" w:id="1125557679"/>
          <w:trPrChange w:author="Shoeb Memon (SHM)" w:date="2023-04-06T00:45:24.142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6Z">
              <w:tcPr>
                <w:cnfStyle w:val="001000000000" w:firstRow="0" w:lastRow="0" w:firstColumn="1" w:lastColumn="0" w:oddVBand="0" w:evenVBand="0" w:oddHBand="0" w:evenHBand="0" w:firstRowFirstColumn="0" w:firstRowLastColumn="0" w:lastRowFirstColumn="0" w:lastRowLastColumn="0"/>
                <w:tcW w:w="1050" w:type="dxa"/>
                <w:tcMar/>
              </w:tcPr>
            </w:tcPrChange>
          </w:tcPr>
          <w:p w:rsidR="1A2889D4" w:rsidP="6379542B" w:rsidRDefault="1A2889D4" w14:paraId="412EB1E9" w14:textId="37328F9F">
            <w:pPr>
              <w:pStyle w:val="Normal"/>
              <w:rPr>
                <w:sz w:val="18"/>
                <w:szCs w:val="18"/>
              </w:rPr>
            </w:pPr>
            <w:ins w:author="Shoeb Memon (SHM)" w:date="2023-03-31T23:30:54.475Z" w:id="959002827">
              <w:r w:rsidRPr="6379542B" w:rsidR="1A2889D4">
                <w:rPr>
                  <w:sz w:val="18"/>
                  <w:szCs w:val="18"/>
                </w:rPr>
                <w:t>Portal Comment</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035" w:type="dxa"/>
                <w:tcMar/>
              </w:tcPr>
            </w:tcPrChange>
          </w:tcPr>
          <w:p w:rsidR="1A2889D4" w:rsidP="6379542B" w:rsidRDefault="1A2889D4" w14:paraId="2F250663" w14:textId="1209A91A">
            <w:pPr>
              <w:pStyle w:val="Normal"/>
              <w:rPr>
                <w:sz w:val="18"/>
                <w:szCs w:val="18"/>
              </w:rPr>
            </w:pPr>
            <w:ins w:author="Shoeb Memon (SHM)" w:date="2023-03-31T23:30:41.972Z" w:id="5544258">
              <w:r w:rsidRPr="6379542B" w:rsidR="1A2889D4">
                <w:rPr>
                  <w:sz w:val="18"/>
                  <w:szCs w:val="18"/>
                </w:rPr>
                <w:t>Portal Comment (</w:t>
              </w:r>
              <w:r w:rsidRPr="6379542B" w:rsidR="1A2889D4">
                <w:rPr>
                  <w:sz w:val="18"/>
                  <w:szCs w:val="18"/>
                </w:rPr>
                <w:t>adx_portalcomment</w:t>
              </w:r>
              <w:r w:rsidRPr="6379542B" w:rsidR="1A2889D4">
                <w:rPr>
                  <w:sz w:val="18"/>
                  <w:szCs w:val="18"/>
                </w:rPr>
                <w: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990" w:type="dxa"/>
                <w:tcMar/>
              </w:tcPr>
            </w:tcPrChange>
          </w:tcPr>
          <w:p w:rsidR="6379542B" w:rsidP="6379542B" w:rsidRDefault="6379542B" w14:paraId="625009CB" w14:textId="13CE5764">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960" w:type="dxa"/>
                <w:tcMar/>
              </w:tcPr>
            </w:tcPrChange>
          </w:tcPr>
          <w:p w:rsidR="5E620335" w:rsidP="6379542B" w:rsidRDefault="5E620335" w14:paraId="68A703C1" w14:textId="2382967C">
            <w:pPr>
              <w:pStyle w:val="Normal"/>
              <w:rPr>
                <w:sz w:val="18"/>
                <w:szCs w:val="18"/>
              </w:rPr>
            </w:pPr>
            <w:ins w:author="Shoeb Memon (SHM)" w:date="2023-03-31T23:32:08.872Z" w:id="1057064802">
              <w:r w:rsidRPr="6379542B" w:rsidR="5E620335">
                <w:rPr>
                  <w:sz w:val="18"/>
                  <w:szCs w:val="18"/>
                </w:rPr>
                <w:t>incident_adx_portalcomments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800" w:type="dxa"/>
                <w:tcMar/>
              </w:tcPr>
            </w:tcPrChange>
          </w:tcPr>
          <w:p w:rsidR="7893609C" w:rsidP="6379542B" w:rsidRDefault="7893609C" w14:paraId="13842209" w14:textId="49DC5CA7">
            <w:pPr>
              <w:rPr>
                <w:ins w:author="Shoeb Memon (SHM)" w:date="2023-03-31T23:23:39.051Z" w:id="340382902"/>
                <w:sz w:val="18"/>
                <w:szCs w:val="18"/>
              </w:rPr>
            </w:pPr>
            <w:ins w:author="Shoeb Memon (SHM)" w:date="2023-03-31T23:23:39.051Z" w:id="1027288342">
              <w:r w:rsidRPr="6379542B" w:rsidR="7893609C">
                <w:rPr>
                  <w:sz w:val="18"/>
                  <w:szCs w:val="18"/>
                </w:rPr>
                <w:t xml:space="preserve">Read, </w:t>
              </w:r>
            </w:ins>
            <w:ins w:author="Shoeb Memon (SHM)" w:date="2023-03-31T23:31:13.9Z" w:id="236748121">
              <w:r w:rsidRPr="6379542B" w:rsidR="0D459A72">
                <w:rPr>
                  <w:sz w:val="18"/>
                  <w:szCs w:val="18"/>
                </w:rPr>
                <w:t xml:space="preserve">Write, </w:t>
              </w:r>
            </w:ins>
            <w:ins w:author="Shoeb Memon (SHM)" w:date="2023-03-31T23:23:39.051Z" w:id="165576635">
              <w:r w:rsidRPr="6379542B" w:rsidR="7893609C">
                <w:rPr>
                  <w:sz w:val="18"/>
                  <w:szCs w:val="18"/>
                </w:rPr>
                <w:t xml:space="preserve">Create, </w:t>
              </w:r>
            </w:ins>
            <w:ins w:author="Shoeb Memon (SHM)" w:date="2023-03-31T23:31:20.805Z" w:id="1555034352">
              <w:r w:rsidRPr="6379542B" w:rsidR="6612D6CB">
                <w:rPr>
                  <w:sz w:val="18"/>
                  <w:szCs w:val="18"/>
                </w:rPr>
                <w:t>Delete,</w:t>
              </w:r>
              <w:r w:rsidRPr="6379542B" w:rsidR="6612D6CB">
                <w:rPr>
                  <w:sz w:val="18"/>
                  <w:szCs w:val="18"/>
                </w:rPr>
                <w:t xml:space="preserve"> </w:t>
              </w:r>
            </w:ins>
            <w:ins w:author="Shoeb Memon (SHM)" w:date="2023-03-31T23:23:39.051Z" w:id="1764061574">
              <w:r w:rsidRPr="6379542B" w:rsidR="7893609C">
                <w:rPr>
                  <w:sz w:val="18"/>
                  <w:szCs w:val="18"/>
                </w:rPr>
                <w:t>Append, Append To</w:t>
              </w:r>
            </w:ins>
          </w:p>
          <w:p w:rsidR="6379542B" w:rsidP="6379542B" w:rsidRDefault="6379542B" w14:paraId="3BDE088B" w14:textId="6299D7D1">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887" w:type="dxa"/>
                <w:tcMar/>
              </w:tcPr>
            </w:tcPrChange>
          </w:tcPr>
          <w:p w:rsidR="3DBFF6EA" w:rsidP="6379542B" w:rsidRDefault="3DBFF6EA" w14:paraId="67CDEB7F" w14:textId="7925C914">
            <w:pPr>
              <w:pStyle w:val="Normal"/>
              <w:rPr>
                <w:sz w:val="18"/>
                <w:szCs w:val="18"/>
              </w:rPr>
            </w:pPr>
            <w:ins w:author="Shoeb Memon (SHM)" w:date="2023-03-31T23:27:45.945Z" w:id="1502358736">
              <w:r w:rsidRPr="6379542B" w:rsidR="3DBFF6EA">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628" w:type="dxa"/>
                <w:tcMar/>
              </w:tcPr>
            </w:tcPrChange>
          </w:tcPr>
          <w:p w:rsidR="367F48C0" w:rsidP="6379542B" w:rsidRDefault="367F48C0" w14:paraId="3F8BDC47" w14:textId="4325DB51">
            <w:pPr>
              <w:rPr>
                <w:ins w:author="Shoeb Memon (SHM)" w:date="2023-03-31T23:27:14.236Z" w:id="1594249333"/>
                <w:sz w:val="18"/>
                <w:szCs w:val="18"/>
              </w:rPr>
            </w:pPr>
            <w:ins w:author="Shoeb Memon (SHM)" w:date="2023-03-31T23:27:14.236Z" w:id="246020387">
              <w:r w:rsidRPr="6379542B" w:rsidR="367F48C0">
                <w:rPr>
                  <w:sz w:val="18"/>
                  <w:szCs w:val="18"/>
                </w:rPr>
                <w:t>Administrators, Authenticated Users</w:t>
              </w:r>
            </w:ins>
          </w:p>
          <w:p w:rsidR="6379542B" w:rsidP="6379542B" w:rsidRDefault="6379542B" w14:paraId="261BE9A6" w14:textId="42EDDE76">
            <w:pPr>
              <w:pStyle w:val="Normal"/>
              <w:rPr>
                <w:sz w:val="18"/>
                <w:szCs w:val="18"/>
              </w:rPr>
            </w:pPr>
          </w:p>
        </w:tc>
      </w:tr>
      <w:tr w:rsidR="6379542B" w:rsidTr="2E255375" w14:paraId="33352366">
        <w:trPr>
          <w:trHeight w:val="300"/>
          <w:ins w:author="Shoeb Memon (SHM)" w:date="2023-03-31T23:22:04.167Z" w:id="1786452834"/>
          <w:trPrChange w:author="Shoeb Memon (SHM)" w:date="2023-04-06T00:45:24.143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6Z">
              <w:tcPr>
                <w:cnfStyle w:val="001000000000" w:firstRow="0" w:lastRow="0" w:firstColumn="1" w:lastColumn="0" w:oddVBand="0" w:evenVBand="0" w:oddHBand="0" w:evenHBand="0" w:firstRowFirstColumn="0" w:firstRowLastColumn="0" w:lastRowFirstColumn="0" w:lastRowLastColumn="0"/>
                <w:tcW w:w="1050" w:type="dxa"/>
                <w:tcMar/>
              </w:tcPr>
            </w:tcPrChange>
          </w:tcPr>
          <w:p w:rsidR="704D7D7F" w:rsidP="6379542B" w:rsidRDefault="704D7D7F" w14:paraId="3BA07CF9" w14:textId="1F731698">
            <w:pPr>
              <w:pStyle w:val="Normal"/>
              <w:rPr>
                <w:sz w:val="18"/>
                <w:szCs w:val="18"/>
              </w:rPr>
            </w:pPr>
            <w:ins w:author="Shoeb Memon (SHM)" w:date="2023-03-31T23:32:20.94Z" w:id="1326954373">
              <w:r w:rsidRPr="6379542B" w:rsidR="704D7D7F">
                <w:rPr>
                  <w:sz w:val="18"/>
                  <w:szCs w:val="18"/>
                </w:rPr>
                <w:t>Task</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035" w:type="dxa"/>
                <w:tcMar/>
              </w:tcPr>
            </w:tcPrChange>
          </w:tcPr>
          <w:p w:rsidR="704D7D7F" w:rsidP="6379542B" w:rsidRDefault="704D7D7F" w14:paraId="35249A63" w14:textId="11DB0C83">
            <w:pPr>
              <w:pStyle w:val="Normal"/>
              <w:rPr>
                <w:sz w:val="18"/>
                <w:szCs w:val="18"/>
              </w:rPr>
            </w:pPr>
            <w:ins w:author="Shoeb Memon (SHM)" w:date="2023-03-31T23:32:32.582Z" w:id="2113220503">
              <w:r w:rsidRPr="6379542B" w:rsidR="704D7D7F">
                <w:rPr>
                  <w:sz w:val="18"/>
                  <w:szCs w:val="18"/>
                </w:rPr>
                <w:t>Task (task)</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990" w:type="dxa"/>
                <w:tcMar/>
              </w:tcPr>
            </w:tcPrChange>
          </w:tcPr>
          <w:p w:rsidR="6379542B" w:rsidP="6379542B" w:rsidRDefault="6379542B" w14:paraId="13D89B92" w14:textId="507344F3">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960" w:type="dxa"/>
                <w:tcMar/>
              </w:tcPr>
            </w:tcPrChange>
          </w:tcPr>
          <w:p w:rsidR="704D7D7F" w:rsidP="6379542B" w:rsidRDefault="704D7D7F" w14:paraId="4C3C755C" w14:textId="048F3206">
            <w:pPr>
              <w:pStyle w:val="Normal"/>
              <w:rPr>
                <w:sz w:val="18"/>
                <w:szCs w:val="18"/>
              </w:rPr>
            </w:pPr>
            <w:ins w:author="Shoeb Memon (SHM)" w:date="2023-03-31T23:32:53.621Z" w:id="298455753">
              <w:r w:rsidRPr="6379542B" w:rsidR="704D7D7F">
                <w:rPr>
                  <w:sz w:val="18"/>
                  <w:szCs w:val="18"/>
                </w:rPr>
                <w:t>Incident_Tasks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800" w:type="dxa"/>
                <w:tcMar/>
              </w:tcPr>
            </w:tcPrChange>
          </w:tcPr>
          <w:p w:rsidR="7893609C" w:rsidP="6379542B" w:rsidRDefault="7893609C" w14:paraId="75D1D9C5" w14:textId="688FAC5A">
            <w:pPr>
              <w:rPr>
                <w:ins w:author="Shoeb Memon (SHM)" w:date="2023-03-31T23:23:41.811Z" w:id="1894733863"/>
                <w:sz w:val="18"/>
                <w:szCs w:val="18"/>
              </w:rPr>
            </w:pPr>
            <w:ins w:author="Shoeb Memon (SHM)" w:date="2023-03-31T23:23:41.811Z" w:id="594537597">
              <w:r w:rsidRPr="6379542B" w:rsidR="7893609C">
                <w:rPr>
                  <w:sz w:val="18"/>
                  <w:szCs w:val="18"/>
                </w:rPr>
                <w:t>Read, Create, Append, Append To</w:t>
              </w:r>
            </w:ins>
          </w:p>
          <w:p w:rsidR="6379542B" w:rsidP="6379542B" w:rsidRDefault="6379542B" w14:paraId="3C39379B" w14:textId="246A260F">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887" w:type="dxa"/>
                <w:tcMar/>
              </w:tcPr>
            </w:tcPrChange>
          </w:tcPr>
          <w:p w:rsidR="0D659313" w:rsidP="6379542B" w:rsidRDefault="0D659313" w14:paraId="07A43D70" w14:textId="552F84A4">
            <w:pPr>
              <w:pStyle w:val="Normal"/>
              <w:rPr>
                <w:sz w:val="18"/>
                <w:szCs w:val="18"/>
              </w:rPr>
            </w:pPr>
            <w:ins w:author="Shoeb Memon (SHM)" w:date="2023-03-31T23:27:47.878Z" w:id="306809799">
              <w:r w:rsidRPr="6379542B" w:rsidR="0D659313">
                <w:rPr>
                  <w:sz w:val="18"/>
                  <w:szCs w:val="18"/>
                </w:rPr>
                <w:t>Child</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628" w:type="dxa"/>
                <w:tcMar/>
              </w:tcPr>
            </w:tcPrChange>
          </w:tcPr>
          <w:p w:rsidR="63C33174" w:rsidP="6379542B" w:rsidRDefault="63C33174" w14:paraId="5517AF02" w14:textId="4325DB51">
            <w:pPr>
              <w:rPr>
                <w:ins w:author="Shoeb Memon (SHM)" w:date="2023-03-31T23:27:17.162Z" w:id="1444010042"/>
                <w:sz w:val="18"/>
                <w:szCs w:val="18"/>
              </w:rPr>
            </w:pPr>
            <w:ins w:author="Shoeb Memon (SHM)" w:date="2023-03-31T23:27:17.162Z" w:id="357273697">
              <w:r w:rsidRPr="6379542B" w:rsidR="63C33174">
                <w:rPr>
                  <w:sz w:val="18"/>
                  <w:szCs w:val="18"/>
                </w:rPr>
                <w:t>Administrators, Authenticated Users</w:t>
              </w:r>
            </w:ins>
          </w:p>
          <w:p w:rsidR="6379542B" w:rsidP="6379542B" w:rsidRDefault="6379542B" w14:paraId="17848B07" w14:textId="504ACD34">
            <w:pPr>
              <w:pStyle w:val="Normal"/>
              <w:rPr>
                <w:sz w:val="18"/>
                <w:szCs w:val="18"/>
              </w:rPr>
            </w:pPr>
          </w:p>
        </w:tc>
      </w:tr>
      <w:tr w:rsidR="6379542B" w:rsidTr="2E255375" w14:paraId="56502CC2">
        <w:trPr>
          <w:trHeight w:val="300"/>
          <w:ins w:author="Shoeb Memon (SHM)" w:date="2023-03-31T23:22:13.499Z" w:id="812652883"/>
          <w:trPrChange w:author="Shoeb Memon (SHM)" w:date="2023-04-06T00:45:24.145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6Z">
              <w:tcPr>
                <w:cnfStyle w:val="001000000000" w:firstRow="0" w:lastRow="0" w:firstColumn="1" w:lastColumn="0" w:oddVBand="0" w:evenVBand="0" w:oddHBand="0" w:evenHBand="0" w:firstRowFirstColumn="0" w:firstRowLastColumn="0" w:lastRowFirstColumn="0" w:lastRowLastColumn="0"/>
                <w:tcW w:w="1050" w:type="dxa"/>
                <w:tcMar/>
              </w:tcPr>
            </w:tcPrChange>
          </w:tcPr>
          <w:p w:rsidR="2EED8F27" w:rsidP="6379542B" w:rsidRDefault="2EED8F27" w14:paraId="3627AA5D" w14:textId="67AE1AE1">
            <w:pPr>
              <w:pStyle w:val="Normal"/>
              <w:rPr>
                <w:sz w:val="18"/>
                <w:szCs w:val="18"/>
              </w:rPr>
            </w:pPr>
            <w:ins w:author="Shoeb Memon (SHM)" w:date="2023-03-31T23:33:20.5Z" w:id="1129203194">
              <w:r w:rsidRPr="6379542B" w:rsidR="2EED8F27">
                <w:rPr>
                  <w:sz w:val="18"/>
                  <w:szCs w:val="18"/>
                </w:rPr>
                <w:t>Contacts</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035" w:type="dxa"/>
                <w:tcMar/>
              </w:tcPr>
            </w:tcPrChange>
          </w:tcPr>
          <w:p w:rsidR="2EED8F27" w:rsidP="6379542B" w:rsidRDefault="2EED8F27" w14:paraId="778EF9AE" w14:textId="4E2B2FAD">
            <w:pPr>
              <w:pStyle w:val="Normal"/>
              <w:rPr>
                <w:sz w:val="18"/>
                <w:szCs w:val="18"/>
              </w:rPr>
            </w:pPr>
            <w:ins w:author="Shoeb Memon (SHM)" w:date="2023-03-31T23:33:33.534Z" w:id="1331003441">
              <w:r w:rsidRPr="6379542B" w:rsidR="2EED8F27">
                <w:rPr>
                  <w:sz w:val="18"/>
                  <w:szCs w:val="18"/>
                </w:rPr>
                <w:t>Contact (contact)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990" w:type="dxa"/>
                <w:tcMar/>
              </w:tcPr>
            </w:tcPrChange>
          </w:tcPr>
          <w:p w:rsidR="2EED8F27" w:rsidP="6379542B" w:rsidRDefault="2EED8F27" w14:paraId="72F534F9" w14:textId="4C9D8F4F">
            <w:pPr>
              <w:pStyle w:val="Normal"/>
              <w:rPr>
                <w:sz w:val="18"/>
                <w:szCs w:val="18"/>
              </w:rPr>
            </w:pPr>
            <w:ins w:author="Shoeb Memon (SHM)" w:date="2023-03-31T23:33:40.194Z" w:id="908622347">
              <w:r w:rsidRPr="6379542B" w:rsidR="2EED8F27">
                <w:rPr>
                  <w:sz w:val="18"/>
                  <w:szCs w:val="18"/>
                </w:rPr>
                <w:t>Account Access</w:t>
              </w:r>
            </w:ins>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960" w:type="dxa"/>
                <w:tcMar/>
              </w:tcPr>
            </w:tcPrChange>
          </w:tcPr>
          <w:p w:rsidR="2F203C49" w:rsidP="6379542B" w:rsidRDefault="2F203C49" w14:paraId="20CBD35C" w14:textId="7257D6FF">
            <w:pPr>
              <w:pStyle w:val="Normal"/>
              <w:rPr>
                <w:sz w:val="18"/>
                <w:szCs w:val="18"/>
              </w:rPr>
            </w:pPr>
            <w:ins w:author="Shoeb Memon (SHM)" w:date="2023-03-31T23:34:07.704Z" w:id="1634200154">
              <w:r w:rsidRPr="6379542B" w:rsidR="2F203C49">
                <w:rPr>
                  <w:sz w:val="18"/>
                  <w:szCs w:val="18"/>
                </w:rPr>
                <w:t>contact_customer_accounts</w:t>
              </w:r>
            </w:ins>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800" w:type="dxa"/>
                <w:tcMar/>
              </w:tcPr>
            </w:tcPrChange>
          </w:tcPr>
          <w:p w:rsidR="2F203C49" w:rsidP="6379542B" w:rsidRDefault="2F203C49" w14:paraId="0B5F0156" w14:textId="49DC5CA7">
            <w:pPr>
              <w:rPr>
                <w:ins w:author="Shoeb Memon (SHM)" w:date="2023-03-31T23:34:51.817Z" w:id="1203902983"/>
                <w:sz w:val="18"/>
                <w:szCs w:val="18"/>
              </w:rPr>
            </w:pPr>
            <w:ins w:author="Shoeb Memon (SHM)" w:date="2023-03-31T23:34:51.816Z" w:id="2031072105">
              <w:r w:rsidRPr="6379542B" w:rsidR="2F203C49">
                <w:rPr>
                  <w:sz w:val="18"/>
                  <w:szCs w:val="18"/>
                </w:rPr>
                <w:t>Read, Write, Create, Delete, Append, Append To</w:t>
              </w:r>
            </w:ins>
          </w:p>
          <w:p w:rsidR="6379542B" w:rsidP="6379542B" w:rsidRDefault="6379542B" w14:paraId="1B6DB2AA" w14:textId="50B4549A">
            <w:pPr>
              <w:pStyle w:val="Normal"/>
              <w:rPr>
                <w:sz w:val="18"/>
                <w:szCs w:val="18"/>
              </w:rPr>
            </w:pP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887" w:type="dxa"/>
                <w:tcMar/>
              </w:tcPr>
            </w:tcPrChange>
          </w:tcPr>
          <w:p w:rsidR="02787194" w:rsidP="6379542B" w:rsidRDefault="02787194" w14:paraId="32AC4AD2" w14:textId="2D6E2F44">
            <w:pPr>
              <w:pStyle w:val="Normal"/>
              <w:rPr>
                <w:sz w:val="18"/>
                <w:szCs w:val="18"/>
              </w:rPr>
            </w:pPr>
            <w:ins w:author="Shoeb Memon (SHM)" w:date="2023-03-31T23:27:51.137Z" w:id="1562767496">
              <w:r w:rsidRPr="6379542B" w:rsidR="02787194">
                <w:rPr>
                  <w:sz w:val="18"/>
                  <w:szCs w:val="18"/>
                </w:rPr>
                <w:t>Parent</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628" w:type="dxa"/>
                <w:tcMar/>
              </w:tcPr>
            </w:tcPrChange>
          </w:tcPr>
          <w:p w:rsidR="63C33174" w:rsidP="6379542B" w:rsidRDefault="63C33174" w14:paraId="4530DA95" w14:textId="4325DB51">
            <w:pPr>
              <w:rPr>
                <w:ins w:author="Shoeb Memon (SHM)" w:date="2023-03-31T23:27:20.261Z" w:id="1813262699"/>
                <w:sz w:val="18"/>
                <w:szCs w:val="18"/>
              </w:rPr>
            </w:pPr>
            <w:ins w:author="Shoeb Memon (SHM)" w:date="2023-03-31T23:27:20.261Z" w:id="1846999117">
              <w:r w:rsidRPr="6379542B" w:rsidR="63C33174">
                <w:rPr>
                  <w:sz w:val="18"/>
                  <w:szCs w:val="18"/>
                </w:rPr>
                <w:t>Administrators, Authenticated Users</w:t>
              </w:r>
            </w:ins>
          </w:p>
          <w:p w:rsidR="6379542B" w:rsidP="6379542B" w:rsidRDefault="6379542B" w14:paraId="29CD42E8" w14:textId="026E23F1">
            <w:pPr>
              <w:pStyle w:val="Normal"/>
              <w:rPr>
                <w:sz w:val="18"/>
                <w:szCs w:val="18"/>
              </w:rPr>
            </w:pPr>
          </w:p>
        </w:tc>
      </w:tr>
      <w:tr w:rsidR="000C63D9" w:rsidTr="2E255375" w14:paraId="5AE5889D" w14:textId="77777777">
        <w:trPr>
          <w:cnfStyle w:val="000000100000" w:firstRow="0" w:lastRow="0" w:firstColumn="0" w:lastColumn="0" w:oddVBand="0" w:evenVBand="0" w:oddHBand="1" w:evenHBand="0" w:firstRowFirstColumn="0" w:firstRowLastColumn="0" w:lastRowFirstColumn="0" w:lastRowLastColumn="0"/>
          <w:trHeight w:val="300"/>
          <w:trPrChange w:author="Shoeb Memon (SHM)" w:date="2023-04-06T00:45:24.152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6Z">
              <w:tcPr>
                <w:cnfStyle w:val="001000000000" w:firstRow="0" w:lastRow="0" w:firstColumn="1" w:lastColumn="0" w:oddVBand="0" w:evenVBand="0" w:oddHBand="0" w:evenHBand="0" w:firstRowFirstColumn="0" w:firstRowLastColumn="0" w:lastRowFirstColumn="0" w:lastRowLastColumn="0"/>
                <w:tcW w:w="1050" w:type="dxa"/>
                <w:tcMar/>
              </w:tcPr>
            </w:tcPrChange>
          </w:tcPr>
          <w:p w:rsidR="6379542B" w:rsidP="6379542B" w:rsidRDefault="6379542B" w14:paraId="0B38DBCB" w14:textId="67449C94">
            <w:pPr>
              <w:rPr>
                <w:sz w:val="18"/>
                <w:szCs w:val="18"/>
              </w:rPr>
            </w:pPr>
            <w:r w:rsidRPr="6379542B" w:rsidR="6379542B">
              <w:rPr>
                <w:sz w:val="18"/>
                <w:szCs w:val="18"/>
              </w:rPr>
              <w:t xml:space="preserve">Invoices </w:t>
            </w:r>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035" w:type="dxa"/>
                <w:tcMar/>
              </w:tcPr>
            </w:tcPrChange>
          </w:tcPr>
          <w:p w:rsidR="6379542B" w:rsidP="6379542B" w:rsidRDefault="6379542B" w14:paraId="1334A446" w14:textId="69A811AC">
            <w:pPr>
              <w:rPr>
                <w:sz w:val="18"/>
                <w:szCs w:val="18"/>
              </w:rPr>
            </w:pPr>
            <w:r w:rsidRPr="6379542B" w:rsidR="6379542B">
              <w:rPr>
                <w:sz w:val="18"/>
                <w:szCs w:val="18"/>
              </w:rPr>
              <w:t>Invoice (invoice)</w:t>
            </w:r>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990" w:type="dxa"/>
                <w:tcMar/>
              </w:tcPr>
            </w:tcPrChange>
          </w:tcPr>
          <w:p w:rsidR="6379542B" w:rsidP="6379542B" w:rsidRDefault="6379542B" w14:paraId="1573B21E" w14:textId="2559BC4E">
            <w:pPr>
              <w:rPr>
                <w:sz w:val="18"/>
                <w:szCs w:val="18"/>
              </w:rPr>
            </w:pPr>
            <w:r w:rsidRPr="6379542B" w:rsidR="6379542B">
              <w:rPr>
                <w:sz w:val="18"/>
                <w:szCs w:val="18"/>
              </w:rPr>
              <w:t xml:space="preserve">Account </w:t>
            </w:r>
            <w:r w:rsidRPr="6379542B" w:rsidR="6802027B">
              <w:rPr>
                <w:sz w:val="18"/>
                <w:szCs w:val="18"/>
              </w:rPr>
              <w:t>A</w:t>
            </w:r>
            <w:r w:rsidRPr="6379542B" w:rsidR="6379542B">
              <w:rPr>
                <w:sz w:val="18"/>
                <w:szCs w:val="18"/>
              </w:rPr>
              <w:t>ccess</w:t>
            </w:r>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960" w:type="dxa"/>
                <w:tcMar/>
              </w:tcPr>
            </w:tcPrChange>
          </w:tcPr>
          <w:p w:rsidR="6379542B" w:rsidP="6379542B" w:rsidRDefault="6379542B" w14:paraId="6193B4AA" w14:textId="66194F8C">
            <w:pPr>
              <w:rPr>
                <w:sz w:val="18"/>
                <w:szCs w:val="18"/>
              </w:rPr>
            </w:pPr>
            <w:r w:rsidRPr="6379542B" w:rsidR="6379542B">
              <w:rPr>
                <w:sz w:val="18"/>
                <w:szCs w:val="18"/>
              </w:rPr>
              <w:t>Invoice_customer_accounts</w:t>
            </w:r>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800" w:type="dxa"/>
                <w:tcMar/>
              </w:tcPr>
            </w:tcPrChange>
          </w:tcPr>
          <w:p w:rsidR="6379542B" w:rsidP="6379542B" w:rsidRDefault="6379542B" w14:paraId="1FAB7E62" w14:textId="65D56284">
            <w:pPr>
              <w:rPr>
                <w:sz w:val="18"/>
                <w:szCs w:val="18"/>
              </w:rPr>
            </w:pPr>
            <w:r w:rsidRPr="6379542B" w:rsidR="6379542B">
              <w:rPr>
                <w:sz w:val="18"/>
                <w:szCs w:val="18"/>
              </w:rPr>
              <w:t>Read</w:t>
            </w:r>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887" w:type="dxa"/>
                <w:tcMar/>
              </w:tcPr>
            </w:tcPrChange>
          </w:tcPr>
          <w:p w:rsidR="6379542B" w:rsidP="6379542B" w:rsidRDefault="6379542B" w14:paraId="378CA890" w14:textId="5D935D7B">
            <w:pPr>
              <w:rPr>
                <w:sz w:val="18"/>
                <w:szCs w:val="18"/>
              </w:rPr>
            </w:pPr>
            <w:r w:rsidRPr="6379542B" w:rsidR="6379542B">
              <w:rPr>
                <w:sz w:val="18"/>
                <w:szCs w:val="18"/>
              </w:rPr>
              <w:t>Parent</w:t>
            </w:r>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Z">
              <w:tcPr>
                <w:cnfStyle w:val="000000000000" w:firstRow="0" w:lastRow="0" w:firstColumn="0" w:lastColumn="0" w:oddVBand="0" w:evenVBand="0" w:oddHBand="0" w:evenHBand="0" w:firstRowFirstColumn="0" w:firstRowLastColumn="0" w:lastRowFirstColumn="0" w:lastRowLastColumn="0"/>
                <w:tcW w:w="1628" w:type="dxa"/>
                <w:tcMar/>
              </w:tcPr>
            </w:tcPrChange>
          </w:tcPr>
          <w:p w:rsidR="6379542B" w:rsidP="6379542B" w:rsidRDefault="6379542B" w14:paraId="5C31F640" w14:textId="4325DB51">
            <w:pPr>
              <w:rPr>
                <w:sz w:val="18"/>
                <w:szCs w:val="18"/>
              </w:rPr>
            </w:pPr>
            <w:r w:rsidRPr="6379542B" w:rsidR="6379542B">
              <w:rPr>
                <w:sz w:val="18"/>
                <w:szCs w:val="18"/>
              </w:rPr>
              <w:t>Administrators, Authenticated Users</w:t>
            </w:r>
          </w:p>
        </w:tc>
      </w:tr>
      <w:tr w:rsidR="000C63D9" w:rsidTr="2E255375" w14:paraId="75D07C13" w14:textId="77777777">
        <w:trPr>
          <w:trHeight w:val="300"/>
          <w:trPrChange w:author="Shoeb Memon (SHM)" w:date="2023-04-06T00:45:24.153Z">
            <w:trPr>
              <w:trHeight w:val="300"/>
            </w:trPr>
          </w:trPrChange>
        </w:trPr>
        <w:tc>
          <w:tcPr>
            <w:cnfStyle w:val="001000000000" w:firstRow="0" w:lastRow="0" w:firstColumn="1" w:lastColumn="0" w:oddVBand="0" w:evenVBand="0" w:oddHBand="0" w:evenHBand="0" w:firstRowFirstColumn="0" w:firstRowLastColumn="0" w:lastRowFirstColumn="0" w:lastRowLastColumn="0"/>
            <w:tcW w:w="1050" w:type="dxa"/>
            <w:tcMar/>
            <w:tcPrChange w:author="Shoeb Memon (SHM)" w:date="2023-04-06T00:45:32.161Z">
              <w:tcPr>
                <w:cnfStyle w:val="001000000000" w:firstRow="0" w:lastRow="0" w:firstColumn="1" w:lastColumn="0" w:oddVBand="0" w:evenVBand="0" w:oddHBand="0" w:evenHBand="0" w:firstRowFirstColumn="0" w:firstRowLastColumn="0" w:lastRowFirstColumn="0" w:lastRowLastColumn="0"/>
                <w:tcW w:w="1050" w:type="dxa"/>
                <w:tcMar/>
              </w:tcPr>
            </w:tcPrChange>
          </w:tcPr>
          <w:p w:rsidRPr="000C63D9" w:rsidR="000C63D9" w:rsidP="000C63D9" w:rsidRDefault="000C63D9" w14:paraId="32B6C701" w14:textId="7599980E">
            <w:pPr>
              <w:rPr>
                <w:sz w:val="18"/>
                <w:szCs w:val="18"/>
              </w:rPr>
            </w:pPr>
            <w:ins w:author="Shoeb Memon (SHM)" w:date="2023-03-31T23:35:23.409Z" w:id="271564332">
              <w:r w:rsidRPr="6379542B" w:rsidR="36AA06CC">
                <w:rPr>
                  <w:sz w:val="18"/>
                  <w:szCs w:val="18"/>
                </w:rPr>
                <w:t>Invoice Lines</w:t>
              </w:r>
            </w:ins>
          </w:p>
        </w:tc>
        <w:tc>
          <w:tcPr>
            <w:cnfStyle w:val="000000000000" w:firstRow="0" w:lastRow="0" w:firstColumn="0" w:lastColumn="0" w:oddVBand="0" w:evenVBand="0" w:oddHBand="0" w:evenHBand="0" w:firstRowFirstColumn="0" w:firstRowLastColumn="0" w:lastRowFirstColumn="0" w:lastRowLastColumn="0"/>
            <w:tcW w:w="1350" w:type="dxa"/>
            <w:tcMar/>
            <w:tcPrChange w:author="Shoeb Memon (SHM)" w:date="2023-04-06T00:45:32.161Z">
              <w:tcPr>
                <w:cnfStyle w:val="000000000000" w:firstRow="0" w:lastRow="0" w:firstColumn="0" w:lastColumn="0" w:oddVBand="0" w:evenVBand="0" w:oddHBand="0" w:evenHBand="0" w:firstRowFirstColumn="0" w:firstRowLastColumn="0" w:lastRowFirstColumn="0" w:lastRowLastColumn="0"/>
                <w:tcW w:w="1035" w:type="dxa"/>
                <w:tcMar/>
              </w:tcPr>
            </w:tcPrChange>
          </w:tcPr>
          <w:p w:rsidRPr="000C63D9" w:rsidR="000C63D9" w:rsidP="000C63D9" w:rsidRDefault="000C63D9" w14:paraId="28FD39BF" w14:textId="69D959E7">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36:37.662Z" w:id="952015188">
              <w:r w:rsidRPr="6379542B" w:rsidR="36AA06CC">
                <w:rPr>
                  <w:sz w:val="18"/>
                  <w:szCs w:val="18"/>
                </w:rPr>
                <w:t>Invoice Product (</w:t>
              </w:r>
              <w:r w:rsidRPr="6379542B" w:rsidR="36AA06CC">
                <w:rPr>
                  <w:sz w:val="18"/>
                  <w:szCs w:val="18"/>
                </w:rPr>
                <w:t>invoicedetail</w:t>
              </w:r>
              <w:r w:rsidRPr="6379542B" w:rsidR="36AA06CC">
                <w:rPr>
                  <w:sz w:val="18"/>
                  <w:szCs w:val="18"/>
                </w:rPr>
                <w:t>)</w:t>
              </w:r>
            </w:ins>
          </w:p>
        </w:tc>
        <w:tc>
          <w:tcPr>
            <w:cnfStyle w:val="000000000000" w:firstRow="0" w:lastRow="0" w:firstColumn="0" w:lastColumn="0" w:oddVBand="0" w:evenVBand="0" w:oddHBand="0" w:evenHBand="0" w:firstRowFirstColumn="0" w:firstRowLastColumn="0" w:lastRowFirstColumn="0" w:lastRowLastColumn="0"/>
            <w:tcW w:w="1005" w:type="dxa"/>
            <w:tcMar/>
            <w:tcPrChange w:author="Shoeb Memon (SHM)" w:date="2023-04-06T00:45:32.161Z">
              <w:tcPr>
                <w:cnfStyle w:val="000000000000" w:firstRow="0" w:lastRow="0" w:firstColumn="0" w:lastColumn="0" w:oddVBand="0" w:evenVBand="0" w:oddHBand="0" w:evenHBand="0" w:firstRowFirstColumn="0" w:firstRowLastColumn="0" w:lastRowFirstColumn="0" w:lastRowLastColumn="0"/>
                <w:tcW w:w="990" w:type="dxa"/>
                <w:tcMar/>
              </w:tcPr>
            </w:tcPrChange>
          </w:tcPr>
          <w:p w:rsidRPr="000C63D9" w:rsidR="000C63D9" w:rsidP="000C63D9" w:rsidRDefault="000C63D9" w14:paraId="159D19B3" w14:textId="2EBD5D5E">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36:25.423Z" w:id="557596375">
              <w:r w:rsidRPr="6379542B" w:rsidR="36AA06CC">
                <w:rPr>
                  <w:sz w:val="18"/>
                  <w:szCs w:val="18"/>
                </w:rPr>
                <w:t>Global Access</w:t>
              </w:r>
            </w:ins>
          </w:p>
        </w:tc>
        <w:tc>
          <w:tcPr>
            <w:cnfStyle w:val="000000000000" w:firstRow="0" w:lastRow="0" w:firstColumn="0" w:lastColumn="0" w:oddVBand="0" w:evenVBand="0" w:oddHBand="0" w:evenHBand="0" w:firstRowFirstColumn="0" w:firstRowLastColumn="0" w:lastRowFirstColumn="0" w:lastRowLastColumn="0"/>
            <w:tcW w:w="1630" w:type="dxa"/>
            <w:tcMar/>
            <w:tcPrChange w:author="Shoeb Memon (SHM)" w:date="2023-04-06T00:45:32.161Z">
              <w:tcPr>
                <w:cnfStyle w:val="000000000000" w:firstRow="0" w:lastRow="0" w:firstColumn="0" w:lastColumn="0" w:oddVBand="0" w:evenVBand="0" w:oddHBand="0" w:evenHBand="0" w:firstRowFirstColumn="0" w:firstRowLastColumn="0" w:lastRowFirstColumn="0" w:lastRowLastColumn="0"/>
                <w:tcW w:w="1960" w:type="dxa"/>
                <w:tcMar/>
              </w:tcPr>
            </w:tcPrChange>
          </w:tcPr>
          <w:p w:rsidRPr="000C63D9" w:rsidR="000C63D9" w:rsidP="000C63D9" w:rsidRDefault="000C63D9" w14:paraId="46EF9C2D" w14:textId="77777777">
            <w:pPr>
              <w:cnfStyle w:val="000000000000" w:firstRow="0" w:lastRow="0" w:firstColumn="0" w:lastColumn="0" w:oddVBand="0" w:evenVBand="0" w:oddHBand="0" w:evenHBand="0" w:firstRowFirstColumn="0" w:firstRowLastColumn="0" w:lastRowFirstColumn="0" w:lastRowLastColumn="0"/>
              <w:rPr>
                <w:sz w:val="18"/>
                <w:szCs w:val="18"/>
              </w:rPr>
            </w:pPr>
          </w:p>
        </w:tc>
        <w:tc>
          <w:tcPr>
            <w:cnfStyle w:val="000000000000" w:firstRow="0" w:lastRow="0" w:firstColumn="0" w:lastColumn="0" w:oddVBand="0" w:evenVBand="0" w:oddHBand="0" w:evenHBand="0" w:firstRowFirstColumn="0" w:firstRowLastColumn="0" w:lastRowFirstColumn="0" w:lastRowLastColumn="0"/>
            <w:tcW w:w="1800" w:type="dxa"/>
            <w:tcMar/>
            <w:tcPrChange w:author="Shoeb Memon (SHM)" w:date="2023-04-06T00:45:32.161Z">
              <w:tcPr>
                <w:cnfStyle w:val="000000000000" w:firstRow="0" w:lastRow="0" w:firstColumn="0" w:lastColumn="0" w:oddVBand="0" w:evenVBand="0" w:oddHBand="0" w:evenHBand="0" w:firstRowFirstColumn="0" w:firstRowLastColumn="0" w:lastRowFirstColumn="0" w:lastRowLastColumn="0"/>
                <w:tcW w:w="1800" w:type="dxa"/>
                <w:tcMar/>
              </w:tcPr>
            </w:tcPrChange>
          </w:tcPr>
          <w:p w:rsidRPr="000C63D9" w:rsidR="000C63D9" w:rsidP="000C63D9" w:rsidRDefault="000C63D9" w14:paraId="7147545E" w14:textId="1886243C">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36:10.681Z" w:id="147417795">
              <w:r w:rsidRPr="6379542B" w:rsidR="36AA06CC">
                <w:rPr>
                  <w:sz w:val="18"/>
                  <w:szCs w:val="18"/>
                </w:rPr>
                <w:t>Read</w:t>
              </w:r>
            </w:ins>
          </w:p>
        </w:tc>
        <w:tc>
          <w:tcPr>
            <w:cnfStyle w:val="000000000000" w:firstRow="0" w:lastRow="0" w:firstColumn="0" w:lastColumn="0" w:oddVBand="0" w:evenVBand="0" w:oddHBand="0" w:evenHBand="0" w:firstRowFirstColumn="0" w:firstRowLastColumn="0" w:lastRowFirstColumn="0" w:lastRowLastColumn="0"/>
            <w:tcW w:w="887" w:type="dxa"/>
            <w:tcMar/>
            <w:tcPrChange w:author="Shoeb Memon (SHM)" w:date="2023-04-06T00:45:32.162Z">
              <w:tcPr>
                <w:cnfStyle w:val="000000000000" w:firstRow="0" w:lastRow="0" w:firstColumn="0" w:lastColumn="0" w:oddVBand="0" w:evenVBand="0" w:oddHBand="0" w:evenHBand="0" w:firstRowFirstColumn="0" w:firstRowLastColumn="0" w:lastRowFirstColumn="0" w:lastRowLastColumn="0"/>
                <w:tcW w:w="887" w:type="dxa"/>
                <w:tcMar/>
              </w:tcPr>
            </w:tcPrChange>
          </w:tcPr>
          <w:p w:rsidRPr="000C63D9" w:rsidR="000C63D9" w:rsidP="000C63D9" w:rsidRDefault="000C63D9" w14:paraId="587C9B2C" w14:textId="54F0A1B0">
            <w:pPr>
              <w:cnfStyle w:val="000000000000" w:firstRow="0" w:lastRow="0" w:firstColumn="0" w:lastColumn="0" w:oddVBand="0" w:evenVBand="0" w:oddHBand="0" w:evenHBand="0" w:firstRowFirstColumn="0" w:firstRowLastColumn="0" w:lastRowFirstColumn="0" w:lastRowLastColumn="0"/>
              <w:rPr>
                <w:sz w:val="18"/>
                <w:szCs w:val="18"/>
              </w:rPr>
            </w:pPr>
            <w:ins w:author="Shoeb Memon (SHM)" w:date="2023-03-31T23:27:55.958Z" w:id="1524458830">
              <w:r w:rsidRPr="6379542B" w:rsidR="5819E697">
                <w:rPr>
                  <w:sz w:val="18"/>
                  <w:szCs w:val="18"/>
                </w:rPr>
                <w:t>Parent</w:t>
              </w:r>
            </w:ins>
          </w:p>
        </w:tc>
        <w:tc>
          <w:tcPr>
            <w:cnfStyle w:val="000000000000" w:firstRow="0" w:lastRow="0" w:firstColumn="0" w:lastColumn="0" w:oddVBand="0" w:evenVBand="0" w:oddHBand="0" w:evenHBand="0" w:firstRowFirstColumn="0" w:firstRowLastColumn="0" w:lastRowFirstColumn="0" w:lastRowLastColumn="0"/>
            <w:tcW w:w="1628" w:type="dxa"/>
            <w:tcMar/>
            <w:tcPrChange w:author="Shoeb Memon (SHM)" w:date="2023-04-06T00:45:32.162Z">
              <w:tcPr>
                <w:cnfStyle w:val="000000000000" w:firstRow="0" w:lastRow="0" w:firstColumn="0" w:lastColumn="0" w:oddVBand="0" w:evenVBand="0" w:oddHBand="0" w:evenHBand="0" w:firstRowFirstColumn="0" w:firstRowLastColumn="0" w:lastRowFirstColumn="0" w:lastRowLastColumn="0"/>
                <w:tcW w:w="1628" w:type="dxa"/>
                <w:tcMar/>
              </w:tcPr>
            </w:tcPrChange>
          </w:tcPr>
          <w:p w:rsidRPr="000C63D9" w:rsidR="000C63D9" w:rsidP="6379542B" w:rsidRDefault="000C63D9" w14:paraId="075CE92E" w14:textId="4325DB51">
            <w:pPr>
              <w:cnfStyle w:val="000000000000" w:firstRow="0" w:lastRow="0" w:firstColumn="0" w:lastColumn="0" w:oddVBand="0" w:evenVBand="0" w:oddHBand="0" w:evenHBand="0" w:firstRowFirstColumn="0" w:firstRowLastColumn="0" w:lastRowFirstColumn="0" w:lastRowLastColumn="0"/>
              <w:rPr>
                <w:ins w:author="Shoeb Memon (SHM)" w:date="2023-03-31T23:35:11.555Z" w:id="803824587"/>
                <w:sz w:val="18"/>
                <w:szCs w:val="18"/>
              </w:rPr>
            </w:pPr>
            <w:ins w:author="Shoeb Memon (SHM)" w:date="2023-03-31T23:35:11.555Z" w:id="365177778">
              <w:r w:rsidRPr="6379542B" w:rsidR="5BA94B70">
                <w:rPr>
                  <w:sz w:val="18"/>
                  <w:szCs w:val="18"/>
                </w:rPr>
                <w:t>Administrators, Authenticated Users</w:t>
              </w:r>
            </w:ins>
          </w:p>
          <w:p w:rsidRPr="000C63D9" w:rsidR="000C63D9" w:rsidP="6379542B" w:rsidRDefault="000C63D9" w14:paraId="3F59DF18" w14:textId="65A99F93">
            <w:pPr>
              <w:pStyle w:val="Normal"/>
              <w:cnfStyle w:val="000000000000" w:firstRow="0" w:lastRow="0" w:firstColumn="0" w:lastColumn="0" w:oddVBand="0" w:evenVBand="0" w:oddHBand="0" w:evenHBand="0" w:firstRowFirstColumn="0" w:firstRowLastColumn="0" w:lastRowFirstColumn="0" w:lastRowLastColumn="0"/>
              <w:rPr>
                <w:sz w:val="18"/>
                <w:szCs w:val="18"/>
              </w:rPr>
            </w:pPr>
          </w:p>
        </w:tc>
      </w:tr>
    </w:tbl>
    <w:p w:rsidRPr="000C63D9" w:rsidR="000C63D9" w:rsidP="000C63D9" w:rsidRDefault="000C63D9" w14:paraId="189BF7E1" w14:textId="77777777">
      <w:pPr>
        <w:rPr>
          <w:ins w:author="Theodore Flemmer (TFL)" w:date="2023-05-12T18:36:05.636Z" w:id="1430832751"/>
          <w:rFonts w:eastAsia="Calibri"/>
        </w:rPr>
      </w:pPr>
    </w:p>
    <w:p w:rsidR="67F75D5F" w:rsidP="67F75D5F" w:rsidRDefault="67F75D5F" w14:paraId="3C2191AD" w14:textId="2821F861">
      <w:pPr>
        <w:pStyle w:val="Normal"/>
        <w:rPr>
          <w:rFonts w:eastAsia="Calibri"/>
        </w:rPr>
      </w:pPr>
    </w:p>
    <w:p w:rsidRPr="000C63D9" w:rsidR="000C63D9" w:rsidP="2E255375" w:rsidRDefault="000C63D9" w14:paraId="1BD7ACD2" w14:textId="024F7B60">
      <w:pPr>
        <w:pStyle w:val="Heading2"/>
        <w:bidi w:val="0"/>
        <w:spacing w:before="40" w:beforeAutospacing="off" w:after="0" w:afterAutospacing="off" w:line="240" w:lineRule="auto"/>
        <w:ind w:left="0" w:right="0"/>
        <w:jc w:val="left"/>
        <w:rPr>
          <w:ins w:author="Shoeb Memon (SHM)" w:date="2023-04-03T05:49:16.045Z" w:id="394138933"/>
          <w:rFonts w:eastAsia="Calibri"/>
        </w:rPr>
        <w:pPrChange w:author="Shoeb Memon (SHM)" w:date="2023-04-03T05:49:26.583Z">
          <w:pPr/>
        </w:pPrChange>
      </w:pPr>
      <w:ins w:author="Shoeb Memon (SHM)" w:date="2023-04-06T00:52:22.606Z" w:id="1181617714">
        <w:r w:rsidRPr="2E255375" w:rsidR="1DAED46A">
          <w:rPr>
            <w:rFonts w:eastAsia="Calibri"/>
          </w:rPr>
          <w:t>Webpage Access Control Rules</w:t>
        </w:r>
      </w:ins>
    </w:p>
    <w:p w:rsidR="6379542B" w:rsidP="6379542B" w:rsidRDefault="6379542B" w14:paraId="5630F55D" w14:textId="0C033663">
      <w:pPr>
        <w:pStyle w:val="Normal"/>
        <w:rPr>
          <w:ins w:author="Shoeb Memon (SHM)" w:date="2023-04-03T05:49:16.225Z" w:id="389468242"/>
          <w:rFonts w:eastAsia="Calibri"/>
        </w:rPr>
      </w:pPr>
    </w:p>
    <w:p w:rsidR="42FB779E" w:rsidP="2E255375" w:rsidRDefault="42FB779E" w14:paraId="7C4566E0" w14:textId="72B21115">
      <w:pPr>
        <w:pStyle w:val="Normal"/>
        <w:rPr>
          <w:ins w:author="Shoeb Memon (SHM)" w:date="2023-04-06T00:51:50.98Z" w:id="143667830"/>
          <w:rFonts w:eastAsia="Calibri"/>
        </w:rPr>
      </w:pPr>
      <w:ins w:author="Shoeb Memon (SHM)" w:date="2023-04-03T05:50:13.876Z" w:id="1287152293">
        <w:r w:rsidRPr="2E255375" w:rsidR="3E12224C">
          <w:rPr>
            <w:rFonts w:eastAsia="Calibri"/>
          </w:rPr>
          <w:t xml:space="preserve">Makers control user access to site webpages </w:t>
        </w:r>
      </w:ins>
      <w:ins w:author="Shoeb Memon (SHM)" w:date="2023-04-06T00:51:58.473Z" w:id="787458584">
        <w:r w:rsidRPr="2E255375" w:rsidR="35C38C7F">
          <w:rPr>
            <w:rFonts w:eastAsia="Calibri"/>
          </w:rPr>
          <w:t>through webpage access control rules. These rules allow you to control the publishing actions that a web role can perform across the pages of your website. Also, you can control which pages are visible to which web roles.</w:t>
        </w:r>
        <w:r w:rsidRPr="2E255375" w:rsidR="1995A725">
          <w:rPr>
            <w:rFonts w:eastAsia="Calibri"/>
          </w:rPr>
          <w:t xml:space="preserve"> </w:t>
        </w:r>
      </w:ins>
      <w:ins w:author="Shoeb Memon (SHM)" w:date="2023-04-03T05:50:13.876Z" w:id="526179311">
        <w:r w:rsidRPr="2E255375" w:rsidR="3E12224C">
          <w:rPr>
            <w:rFonts w:eastAsia="Calibri"/>
          </w:rPr>
          <w:t>Settings can be adjusted to make content available anonymously for public access, or to restrict access to users who have specific roles.</w:t>
        </w:r>
      </w:ins>
      <w:ins w:author="Shoeb Memon (SHM)" w:date="2023-04-06T00:51:44.027Z" w:id="439886758">
        <w:r w:rsidRPr="2E255375" w:rsidR="55034505">
          <w:rPr>
            <w:rFonts w:eastAsia="Calibri"/>
          </w:rPr>
          <w:t xml:space="preserve"> </w:t>
        </w:r>
      </w:ins>
    </w:p>
    <w:p w:rsidR="42FB779E" w:rsidP="2E255375" w:rsidRDefault="42FB779E" w14:paraId="0184C10E" w14:textId="7902349E">
      <w:pPr>
        <w:pStyle w:val="Normal"/>
        <w:rPr>
          <w:ins w:author="Shoeb Memon (SHM)" w:date="2023-04-06T00:51:51.262Z" w:id="551504888"/>
          <w:rFonts w:eastAsia="Calibri"/>
        </w:rPr>
      </w:pPr>
    </w:p>
    <w:p w:rsidR="42FB779E" w:rsidP="6379542B" w:rsidRDefault="42FB779E" w14:paraId="6F138F5F" w14:textId="6294D7C7">
      <w:pPr>
        <w:pStyle w:val="Normal"/>
        <w:rPr>
          <w:ins w:author="Shoeb Memon (SHM)" w:date="2023-04-03T05:49:16.378Z" w:id="1369767849"/>
          <w:rFonts w:eastAsia="Calibri"/>
        </w:rPr>
      </w:pPr>
      <w:ins w:author="Shoeb Memon (SHM)" w:date="2023-04-06T00:51:44.027Z" w:id="1304954070">
        <w:r w:rsidRPr="2E255375" w:rsidR="55034505">
          <w:rPr>
            <w:rFonts w:eastAsia="Calibri"/>
          </w:rPr>
          <w:t>There are two types of access control rules: Grant Change and Restrict Read.</w:t>
        </w:r>
      </w:ins>
    </w:p>
    <w:p w:rsidR="2E255375" w:rsidP="2E255375" w:rsidRDefault="2E255375" w14:paraId="71A6EA56" w14:textId="0D93D8C4">
      <w:pPr>
        <w:pStyle w:val="Normal"/>
        <w:rPr>
          <w:ins w:author="Shoeb Memon (SHM)" w:date="2023-04-06T00:49:58.234Z" w:id="882339087"/>
          <w:rFonts w:eastAsia="Calibri"/>
        </w:rPr>
      </w:pPr>
    </w:p>
    <w:p w:rsidR="0DA1119B" w:rsidP="2E255375" w:rsidRDefault="0DA1119B" w14:paraId="46BD36F2" w14:textId="5B665F6D">
      <w:pPr>
        <w:pStyle w:val="Normal"/>
        <w:rPr>
          <w:ins w:author="Shoeb Memon (SHM)" w:date="2023-04-06T00:53:44.962Z" w:id="584781894"/>
        </w:rPr>
      </w:pPr>
      <w:ins w:author="Shoeb Memon (SHM)" w:date="2023-04-06T00:53:44.962Z" w:id="1909360073">
        <w:r w:rsidR="0DA1119B">
          <w:t>Grant Change</w:t>
        </w:r>
      </w:ins>
    </w:p>
    <w:p w:rsidR="0DA1119B" w:rsidP="2E255375" w:rsidRDefault="0DA1119B" w14:paraId="24010B97" w14:textId="75DC33DC">
      <w:pPr>
        <w:pStyle w:val="Normal"/>
        <w:rPr>
          <w:ins w:author="Shoeb Memon (SHM)" w:date="2023-04-06T00:54:26.638Z" w:id="599751315"/>
        </w:rPr>
      </w:pPr>
      <w:ins w:author="Shoeb Memon (SHM)" w:date="2023-04-06T00:53:44.963Z" w:id="1792019795">
        <w:r w:rsidR="0DA1119B">
          <w:t>Use a Grant Change rule to allow a user who has the web role associated with the rule to publish content changes for this page, and all child pages of this page. Grant Change rules take precedence over Restrict Read rules.</w:t>
        </w:r>
      </w:ins>
    </w:p>
    <w:p w:rsidR="2E255375" w:rsidP="2E255375" w:rsidRDefault="2E255375" w14:paraId="290512D6" w14:textId="00ADC486">
      <w:pPr>
        <w:pStyle w:val="Normal"/>
        <w:rPr>
          <w:ins w:author="Shoeb Memon (SHM)" w:date="2023-04-06T00:54:26.801Z" w:id="1056418917"/>
        </w:rPr>
      </w:pPr>
    </w:p>
    <w:p w:rsidR="0DA1119B" w:rsidP="2E255375" w:rsidRDefault="0DA1119B" w14:paraId="3DC0796F" w14:textId="16679A01">
      <w:pPr>
        <w:pStyle w:val="Normal"/>
        <w:spacing w:before="40" w:beforeAutospacing="off"/>
        <w:rPr>
          <w:ins w:author="Shoeb Memon (SHM)" w:date="2023-04-06T00:54:31.885Z" w:id="1899612598"/>
          <w:rFonts w:ascii="Poppins" w:hAnsi="Poppins" w:eastAsia="Poppins" w:cs="Poppins"/>
          <w:color w:val="2F5496" w:themeColor="accent1" w:themeTint="FF" w:themeShade="BF"/>
          <w:sz w:val="26"/>
          <w:szCs w:val="26"/>
        </w:rPr>
        <w:pPrChange w:author="Shoeb Memon (SHM)" w:date="2023-04-06T00:58:08.448Z">
          <w:pPr>
            <w:pStyle w:val="Normal"/>
          </w:pPr>
        </w:pPrChange>
      </w:pPr>
      <w:ins w:author="Shoeb Memon (SHM)" w:date="2023-04-06T00:54:31.885Z" w:id="385832535">
        <w:r w:rsidRPr="2E255375" w:rsidR="0DA1119B">
          <w:rPr>
            <w:rFonts w:ascii="Poppins" w:hAnsi="Poppins" w:eastAsia="Poppins" w:cs="Poppins"/>
            <w:color w:val="2F5496" w:themeColor="accent1" w:themeTint="FF" w:themeShade="BF"/>
            <w:sz w:val="26"/>
            <w:szCs w:val="26"/>
            <w:rPrChange w:author="Shoeb Memon (SHM)" w:date="2023-04-06T00:58:08.449Z" w:id="1526638693"/>
          </w:rPr>
          <w:t>Restrict Read</w:t>
        </w:r>
      </w:ins>
    </w:p>
    <w:p w:rsidR="0DA1119B" w:rsidP="2E255375" w:rsidRDefault="0DA1119B" w14:paraId="206DBADA" w14:textId="01081F30">
      <w:pPr>
        <w:pStyle w:val="Normal"/>
        <w:rPr>
          <w:ins w:author="Shoeb Memon (SHM)" w:date="2023-04-06T00:54:31.886Z" w:id="1822394"/>
        </w:rPr>
      </w:pPr>
      <w:ins w:author="Shoeb Memon (SHM)" w:date="2023-04-06T00:54:31.886Z" w:id="651151880">
        <w:r w:rsidR="0DA1119B">
          <w:t>Use a Restrict Read rule to limit the viewing of the contents of a page (and its child pages) to specific users. In comparison, Grant Change is a permissive rule (it grants users the ability to do something), whereas Restrict Read is a restrictive rule in that it restricts an action to a limited set of users</w:t>
        </w:r>
      </w:ins>
    </w:p>
    <w:p w:rsidR="2E255375" w:rsidP="2E255375" w:rsidRDefault="2E255375" w14:paraId="2440B546" w14:textId="1138F0C7">
      <w:pPr>
        <w:pStyle w:val="Normal"/>
        <w:rPr>
          <w:ins w:author="Shoeb Memon (SHM)" w:date="2023-04-06T00:53:44.963Z" w:id="1038959449"/>
        </w:rPr>
      </w:pPr>
    </w:p>
    <w:p w:rsidR="33095C9A" w:rsidP="2E255375" w:rsidRDefault="33095C9A" w14:paraId="0E60412D" w14:textId="7F01B171">
      <w:pPr>
        <w:pStyle w:val="Normal"/>
        <w:rPr>
          <w:ins w:author="Shoeb Memon (SHM)" w:date="2023-04-03T06:14:57.647Z" w:id="904113747"/>
        </w:rPr>
      </w:pPr>
      <w:ins w:author="Shoeb Memon (SHM)" w:date="2023-04-06T01:10:46.392Z" w:id="513026221">
        <w:r w:rsidR="33095C9A">
          <w:t xml:space="preserve">Webpage access control rules are then associated with </w:t>
        </w:r>
        <w:r w:rsidR="33095C9A">
          <w:t>web roles</w:t>
        </w:r>
      </w:ins>
      <w:ins w:author="Shoeb Memon (SHM)" w:date="2023-04-06T01:12:59.848Z" w:id="1466607197">
        <w:r w:rsidR="14203B5A">
          <w:t xml:space="preserve"> t</w:t>
        </w:r>
      </w:ins>
      <w:ins w:author="Shoeb Memon (SHM)" w:date="2023-04-06T01:13:59.416Z" w:id="887457396">
        <w:r w:rsidR="14203B5A">
          <w:t>o only allow ch</w:t>
        </w:r>
        <w:r w:rsidR="291A118E">
          <w:t xml:space="preserve">ange/read permissions to </w:t>
        </w:r>
      </w:ins>
      <w:ins w:author="Shoeb Memon (SHM)" w:date="2023-04-06T01:14:06.662Z" w:id="1257783293">
        <w:r w:rsidR="291A118E">
          <w:t xml:space="preserve">the </w:t>
        </w:r>
      </w:ins>
      <w:ins w:author="Shoeb Memon (SHM)" w:date="2023-04-06T01:13:59.416Z" w:id="1773729685">
        <w:r w:rsidR="291A118E">
          <w:t>users assign</w:t>
        </w:r>
      </w:ins>
      <w:ins w:author="Shoeb Memon (SHM)" w:date="2023-04-06T01:14:39.625Z" w:id="606615167">
        <w:r w:rsidR="291A118E">
          <w:t>ed to specific web roles</w:t>
        </w:r>
      </w:ins>
    </w:p>
    <w:p w:rsidR="2E255375" w:rsidP="2E255375" w:rsidRDefault="2E255375" w14:paraId="0437E96D" w14:textId="0D03B752">
      <w:pPr>
        <w:pStyle w:val="Normal"/>
        <w:rPr>
          <w:ins w:author="Shoeb Memon (SHM)" w:date="2023-04-06T00:53:53.328Z" w:id="1599368987"/>
          <w:rFonts w:eastAsia="Calibri"/>
        </w:rPr>
      </w:pPr>
    </w:p>
    <w:p w:rsidR="0DA1119B" w:rsidP="2E255375" w:rsidRDefault="0DA1119B" w14:paraId="15967496" w14:textId="656C05A2">
      <w:pPr>
        <w:pStyle w:val="Normal"/>
        <w:rPr>
          <w:ins w:author="Shoeb Memon (SHM)" w:date="2023-04-06T01:15:20.258Z" w:id="2022437226"/>
          <w:rFonts w:eastAsia="Calibri"/>
        </w:rPr>
      </w:pPr>
      <w:ins w:author="Shoeb Memon (SHM)" w:date="2023-04-06T00:53:53.328Z" w:id="1754499100">
        <w:r w:rsidRPr="2E255375" w:rsidR="0DA1119B">
          <w:rPr>
            <w:rFonts w:eastAsia="Calibri"/>
          </w:rPr>
          <w:t xml:space="preserve">On the 3Pl Customer Portal only the </w:t>
        </w:r>
        <w:r w:rsidRPr="2E255375" w:rsidR="0DA1119B">
          <w:rPr>
            <w:rFonts w:eastAsia="Calibri"/>
          </w:rPr>
          <w:t>Home</w:t>
        </w:r>
        <w:r w:rsidRPr="2E255375" w:rsidR="0DA1119B">
          <w:rPr>
            <w:rFonts w:eastAsia="Calibri"/>
          </w:rPr>
          <w:t xml:space="preserve"> page is openly accessible to anonymous users. All other pages are restricted to Administrators &amp; Authenticated Users only.</w:t>
        </w:r>
      </w:ins>
      <w:ins w:author="Shoeb Memon (SHM)" w:date="2023-04-06T01:14:59.758Z" w:id="1181629795">
        <w:r w:rsidRPr="2E255375" w:rsidR="5D73B78B">
          <w:rPr>
            <w:rFonts w:eastAsia="Calibri"/>
          </w:rPr>
          <w:t xml:space="preserve"> The table below summarizes all</w:t>
        </w:r>
      </w:ins>
      <w:ins w:author="Shoeb Memon (SHM)" w:date="2023-04-06T01:15:15.578Z" w:id="1095985207">
        <w:r w:rsidRPr="2E255375" w:rsidR="5D73B78B">
          <w:rPr>
            <w:rFonts w:eastAsia="Calibri"/>
          </w:rPr>
          <w:t xml:space="preserve"> the access control rules configured for the 3PL portal</w:t>
        </w:r>
      </w:ins>
    </w:p>
    <w:p w:rsidR="2E255375" w:rsidP="2E255375" w:rsidRDefault="2E255375" w14:paraId="67AC5ADE" w14:textId="0DD305E7">
      <w:pPr>
        <w:pStyle w:val="Normal"/>
        <w:rPr>
          <w:ins w:author="Shoeb Memon (SHM)" w:date="2023-04-06T01:15:20.617Z" w:id="1518200840"/>
          <w:rFonts w:eastAsia="Calibri"/>
        </w:rPr>
      </w:pPr>
    </w:p>
    <w:p w:rsidR="2E255375" w:rsidP="2E255375" w:rsidRDefault="2E255375" w14:paraId="742B5B7C" w14:textId="33AF3120">
      <w:pPr>
        <w:pStyle w:val="Normal"/>
        <w:rPr>
          <w:ins w:author="Shoeb Memon (SHM)" w:date="2023-04-06T00:53:53.328Z" w:id="713961632"/>
          <w:rFonts w:eastAsia="Calibri"/>
        </w:rPr>
      </w:pPr>
    </w:p>
    <w:tbl>
      <w:tblPr>
        <w:tblStyle w:val="TableNormal"/>
        <w:tblW w:w="0" w:type="auto"/>
        <w:tblLayout w:type="fixed"/>
        <w:tblLook w:val="04A0" w:firstRow="1" w:lastRow="0" w:firstColumn="1" w:lastColumn="0" w:noHBand="0" w:noVBand="1"/>
        <w:tblPrChange w:author="Shoeb Memon (SHM)" w:date="2023-04-06T01:24:34.18Z">
          <w:tblPr>
            <w:tblStyle w:val="TableNormal"/>
            <w:tblLayout w:type="fixed"/>
            <w:tblLook w:val="04A0" w:firstRow="1" w:lastRow="0" w:firstColumn="1" w:lastColumn="0" w:noHBand="0" w:noVBand="1"/>
          </w:tblPr>
        </w:tblPrChange>
      </w:tblPr>
      <w:tblGrid>
        <w:gridCol w:w="1980"/>
        <w:gridCol w:w="1575"/>
        <w:gridCol w:w="1620"/>
        <w:gridCol w:w="1740"/>
        <w:gridCol w:w="2385"/>
        <w:tblGridChange>
          <w:tblGrid>
            <w:gridCol w:w="1980"/>
            <w:gridCol w:w="1575"/>
            <w:gridCol w:w="2235"/>
            <w:gridCol w:w="1890"/>
            <w:gridCol w:w="1620"/>
          </w:tblGrid>
        </w:tblGridChange>
      </w:tblGrid>
      <w:tr w:rsidR="2E255375" w:rsidTr="2E255375" w14:paraId="1F259106">
        <w:trPr>
          <w:trHeight w:val="300"/>
          <w:ins w:author="Shoeb Memon (SHM)" w:date="2023-04-06T01:15:47.306Z" w:id="690483440"/>
          <w:trPrChange w:author="Shoeb Memon (SHM)" w:date="2023-04-06T01:18:52.617Z">
            <w:trPr>
              <w:trHeight w:val="300"/>
            </w:trPr>
          </w:trPrChange>
        </w:trPr>
        <w:tc>
          <w:tcPr>
            <w:tcW w:w="1980" w:type="dxa"/>
            <w:tcBorders>
              <w:top w:val="single" w:color="4472C4" w:themeColor="accent1" w:sz="8"/>
              <w:left w:val="single" w:color="4472C4" w:themeColor="accent1" w:sz="8"/>
              <w:bottom w:val="single" w:color="4472C4" w:themeColor="accent1" w:sz="8"/>
              <w:right w:val="nil"/>
            </w:tcBorders>
            <w:tcMar/>
            <w:vAlign w:val="top"/>
            <w:tcPrChange w:author="Shoeb Memon (SHM)" w:date="2023-04-06T01:24:34.18Z">
              <w:tcPr>
                <w:tcW w:w="1980" w:type="dxa"/>
                <w:tcBorders>
                  <w:top w:val="single" w:color="4472C4" w:themeColor="accent1" w:sz="8"/>
                  <w:left w:val="single" w:color="4472C4" w:themeColor="accent1" w:sz="8"/>
                  <w:bottom w:val="single" w:color="4472C4" w:themeColor="accent1" w:sz="8"/>
                  <w:right w:val="nil"/>
                </w:tcBorders>
                <w:tcMar/>
                <w:vAlign w:val="top"/>
              </w:tcPr>
            </w:tcPrChange>
          </w:tcPr>
          <w:p w:rsidR="2E255375" w:rsidP="2E255375" w:rsidRDefault="2E255375" w14:paraId="3AD1446E" w14:textId="258038D1">
            <w:pPr>
              <w:jc w:val="center"/>
              <w:rPr>
                <w:rFonts w:ascii="Arial" w:hAnsi="Arial" w:eastAsia="Arial" w:cs="Arial"/>
                <w:sz w:val="24"/>
                <w:szCs w:val="24"/>
              </w:rPr>
              <w:pPrChange w:author="Shoeb Memon (SHM)" w:date="2023-04-06T01:15:47.2Z">
                <w:pPr/>
              </w:pPrChange>
            </w:pPr>
            <w:ins w:author="Shoeb Memon (SHM)" w:date="2023-04-06T01:15:47.307Z" w:id="718370257">
              <w:r w:rsidRPr="2E255375" w:rsidR="2E255375">
                <w:rPr>
                  <w:rFonts w:ascii="Arial" w:hAnsi="Arial" w:eastAsia="Arial" w:cs="Arial"/>
                  <w:color w:val="D13438"/>
                  <w:sz w:val="24"/>
                  <w:szCs w:val="24"/>
                  <w:u w:val="single"/>
                </w:rPr>
                <w:t xml:space="preserve">Name </w:t>
              </w:r>
              <w:r w:rsidRPr="2E255375" w:rsidR="2E255375">
                <w:rPr>
                  <w:rFonts w:ascii="Arial" w:hAnsi="Arial" w:eastAsia="Arial" w:cs="Arial"/>
                  <w:sz w:val="24"/>
                  <w:szCs w:val="24"/>
                </w:rPr>
                <w:t xml:space="preserve"> </w:t>
              </w:r>
            </w:ins>
          </w:p>
        </w:tc>
        <w:tc>
          <w:tcPr>
            <w:tcW w:w="1575" w:type="dxa"/>
            <w:tcBorders>
              <w:top w:val="single" w:color="4472C4" w:themeColor="accent1" w:sz="8"/>
              <w:left w:val="nil"/>
              <w:bottom w:val="single" w:color="4472C4" w:themeColor="accent1" w:sz="8"/>
              <w:right w:val="nil"/>
            </w:tcBorders>
            <w:tcMar/>
            <w:vAlign w:val="top"/>
            <w:tcPrChange w:author="Shoeb Memon (SHM)" w:date="2023-04-06T01:24:34.18Z">
              <w:tcPr>
                <w:tcW w:w="1575" w:type="dxa"/>
                <w:tcBorders>
                  <w:top w:val="single" w:color="4472C4" w:themeColor="accent1" w:sz="8"/>
                  <w:left w:val="nil"/>
                  <w:bottom w:val="single" w:color="4472C4" w:themeColor="accent1" w:sz="8"/>
                  <w:right w:val="nil"/>
                </w:tcBorders>
                <w:tcMar/>
                <w:vAlign w:val="top"/>
              </w:tcPr>
            </w:tcPrChange>
          </w:tcPr>
          <w:p w:rsidR="459C8625" w:rsidP="2E255375" w:rsidRDefault="459C8625" w14:paraId="45031B7D" w14:textId="2A2125D5">
            <w:pPr>
              <w:jc w:val="center"/>
              <w:rPr>
                <w:rFonts w:ascii="Arial" w:hAnsi="Arial" w:eastAsia="Arial" w:cs="Arial"/>
                <w:sz w:val="24"/>
                <w:szCs w:val="24"/>
              </w:rPr>
              <w:pPrChange w:author="Shoeb Memon (SHM)" w:date="2023-04-06T01:15:47.202Z">
                <w:pPr/>
              </w:pPrChange>
            </w:pPr>
            <w:ins w:author="Shoeb Memon (SHM)" w:date="2023-04-06T01:15:59.996Z" w:id="1846067926">
              <w:r w:rsidRPr="2E255375" w:rsidR="459C8625">
                <w:rPr>
                  <w:rFonts w:ascii="Arial" w:hAnsi="Arial" w:eastAsia="Arial" w:cs="Arial"/>
                  <w:sz w:val="24"/>
                  <w:szCs w:val="24"/>
                </w:rPr>
                <w:t>Ri</w:t>
              </w:r>
            </w:ins>
            <w:ins w:author="Shoeb Memon (SHM)" w:date="2023-04-06T01:16:00.349Z" w:id="449803750">
              <w:r w:rsidRPr="2E255375" w:rsidR="459C8625">
                <w:rPr>
                  <w:rFonts w:ascii="Arial" w:hAnsi="Arial" w:eastAsia="Arial" w:cs="Arial"/>
                  <w:sz w:val="24"/>
                  <w:szCs w:val="24"/>
                </w:rPr>
                <w:t>ght</w:t>
              </w:r>
            </w:ins>
          </w:p>
        </w:tc>
        <w:tc>
          <w:tcPr>
            <w:tcW w:w="1620" w:type="dxa"/>
            <w:tcBorders>
              <w:top w:val="single" w:color="4472C4" w:themeColor="accent1" w:sz="8"/>
              <w:left w:val="nil"/>
              <w:bottom w:val="single" w:color="4472C4" w:themeColor="accent1" w:sz="8"/>
              <w:right w:val="nil"/>
            </w:tcBorders>
            <w:tcMar/>
            <w:vAlign w:val="top"/>
            <w:tcPrChange w:author="Shoeb Memon (SHM)" w:date="2023-04-06T01:24:34.181Z">
              <w:tcPr>
                <w:tcW w:w="2235" w:type="dxa"/>
                <w:tcBorders>
                  <w:top w:val="single" w:color="4472C4" w:themeColor="accent1" w:sz="8"/>
                  <w:left w:val="nil"/>
                  <w:bottom w:val="single" w:color="4472C4" w:themeColor="accent1" w:sz="8"/>
                  <w:right w:val="nil"/>
                </w:tcBorders>
                <w:tcMar/>
                <w:vAlign w:val="top"/>
              </w:tcPr>
            </w:tcPrChange>
          </w:tcPr>
          <w:p w:rsidR="459C8625" w:rsidP="2E255375" w:rsidRDefault="459C8625" w14:paraId="5C571159" w14:textId="47CAB874">
            <w:pPr>
              <w:jc w:val="center"/>
              <w:rPr>
                <w:rFonts w:ascii="Arial" w:hAnsi="Arial" w:eastAsia="Arial" w:cs="Arial"/>
                <w:sz w:val="24"/>
                <w:szCs w:val="24"/>
              </w:rPr>
              <w:pPrChange w:author="Shoeb Memon (SHM)" w:date="2023-04-06T01:15:47.206Z">
                <w:pPr/>
              </w:pPrChange>
            </w:pPr>
            <w:ins w:author="Shoeb Memon (SHM)" w:date="2023-04-06T01:16:06.688Z" w:id="1629202435">
              <w:r w:rsidRPr="2E255375" w:rsidR="459C8625">
                <w:rPr>
                  <w:rFonts w:ascii="Arial" w:hAnsi="Arial" w:eastAsia="Arial" w:cs="Arial"/>
                  <w:sz w:val="24"/>
                  <w:szCs w:val="24"/>
                </w:rPr>
                <w:t>Web Page</w:t>
              </w:r>
            </w:ins>
          </w:p>
        </w:tc>
        <w:tc>
          <w:tcPr>
            <w:tcW w:w="1740" w:type="dxa"/>
            <w:tcBorders>
              <w:top w:val="single" w:color="4472C4" w:themeColor="accent1" w:sz="8"/>
              <w:left w:val="nil"/>
              <w:bottom w:val="single" w:color="4472C4" w:themeColor="accent1" w:sz="8"/>
              <w:right w:val="nil"/>
            </w:tcBorders>
            <w:tcMar/>
            <w:vAlign w:val="top"/>
            <w:tcPrChange w:author="Shoeb Memon (SHM)" w:date="2023-04-06T01:24:34.181Z">
              <w:tcPr>
                <w:tcW w:w="1890" w:type="dxa"/>
                <w:tcBorders>
                  <w:top w:val="single" w:color="4472C4" w:themeColor="accent1" w:sz="8"/>
                  <w:left w:val="nil"/>
                  <w:bottom w:val="single" w:color="4472C4" w:themeColor="accent1" w:sz="8"/>
                  <w:right w:val="nil"/>
                </w:tcBorders>
                <w:tcMar/>
                <w:vAlign w:val="top"/>
              </w:tcPr>
            </w:tcPrChange>
          </w:tcPr>
          <w:p w:rsidR="459C8625" w:rsidP="2E255375" w:rsidRDefault="459C8625" w14:paraId="748F66A7" w14:textId="125CBCD6">
            <w:pPr>
              <w:jc w:val="center"/>
              <w:rPr>
                <w:rFonts w:ascii="Arial" w:hAnsi="Arial" w:eastAsia="Arial" w:cs="Arial"/>
                <w:sz w:val="24"/>
                <w:szCs w:val="24"/>
              </w:rPr>
              <w:pPrChange w:author="Shoeb Memon (SHM)" w:date="2023-04-06T01:15:47.208Z">
                <w:pPr/>
              </w:pPrChange>
            </w:pPr>
            <w:ins w:author="Shoeb Memon (SHM)" w:date="2023-04-06T01:16:11.559Z" w:id="808658163">
              <w:r w:rsidRPr="2E255375" w:rsidR="459C8625">
                <w:rPr>
                  <w:rFonts w:ascii="Arial" w:hAnsi="Arial" w:eastAsia="Arial" w:cs="Arial"/>
                  <w:sz w:val="24"/>
                  <w:szCs w:val="24"/>
                </w:rPr>
                <w:t>Access Type</w:t>
              </w:r>
            </w:ins>
          </w:p>
        </w:tc>
        <w:tc>
          <w:tcPr>
            <w:tcW w:w="2385" w:type="dxa"/>
            <w:tcBorders>
              <w:top w:val="single" w:color="4472C4" w:themeColor="accent1" w:sz="8"/>
              <w:left w:val="nil"/>
              <w:bottom w:val="single" w:color="4472C4" w:themeColor="accent1" w:sz="8"/>
              <w:right w:val="single" w:color="4472C4" w:themeColor="accent1" w:sz="8"/>
            </w:tcBorders>
            <w:tcMar/>
            <w:vAlign w:val="top"/>
            <w:tcPrChange w:author="Shoeb Memon (SHM)" w:date="2023-04-06T01:24:34.181Z">
              <w:tcPr>
                <w:tcW w:w="1620" w:type="dxa"/>
                <w:tcBorders>
                  <w:top w:val="single" w:color="4472C4" w:themeColor="accent1" w:sz="8"/>
                  <w:left w:val="nil"/>
                  <w:bottom w:val="single" w:color="4472C4" w:themeColor="accent1" w:sz="8"/>
                  <w:right w:val="single" w:color="4472C4" w:themeColor="accent1" w:sz="8"/>
                </w:tcBorders>
                <w:tcMar/>
                <w:vAlign w:val="top"/>
              </w:tcPr>
            </w:tcPrChange>
          </w:tcPr>
          <w:p w:rsidR="459C8625" w:rsidP="2E255375" w:rsidRDefault="459C8625" w14:paraId="721EA511" w14:textId="6100AA5B">
            <w:pPr>
              <w:jc w:val="center"/>
              <w:rPr>
                <w:rFonts w:ascii="Arial" w:hAnsi="Arial" w:eastAsia="Arial" w:cs="Arial"/>
                <w:sz w:val="24"/>
                <w:szCs w:val="24"/>
              </w:rPr>
              <w:pPrChange w:author="Shoeb Memon (SHM)" w:date="2023-04-06T01:15:47.21Z">
                <w:pPr/>
              </w:pPrChange>
            </w:pPr>
            <w:ins w:author="Shoeb Memon (SHM)" w:date="2023-04-06T01:16:15.917Z" w:id="781635399">
              <w:r w:rsidRPr="2E255375" w:rsidR="459C8625">
                <w:rPr>
                  <w:rFonts w:ascii="Arial" w:hAnsi="Arial" w:eastAsia="Arial" w:cs="Arial"/>
                  <w:sz w:val="24"/>
                  <w:szCs w:val="24"/>
                </w:rPr>
                <w:t>Web Roles</w:t>
              </w:r>
            </w:ins>
          </w:p>
        </w:tc>
      </w:tr>
      <w:tr w:rsidR="2E255375" w:rsidTr="2E255375" w14:paraId="2AC360DC">
        <w:trPr>
          <w:trHeight w:val="495"/>
          <w:ins w:author="Shoeb Memon (SHM)" w:date="2023-04-06T01:15:47.307Z" w:id="1904056439"/>
          <w:trPrChange w:author="Shoeb Memon (SHM)" w:date="2023-04-06T01:17:58.77Z">
            <w:trPr>
              <w:trHeight w:val="495"/>
            </w:trPr>
          </w:trPrChange>
        </w:trPr>
        <w:tc>
          <w:tcPr>
            <w:tcW w:w="198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007C1AF" w:rsidP="2E255375" w:rsidRDefault="6007C1AF" w14:paraId="0CD156D3" w14:textId="261A9D68">
            <w:pPr>
              <w:pStyle w:val="Normal"/>
              <w:bidi w:val="0"/>
              <w:spacing w:before="0" w:beforeAutospacing="off" w:after="0" w:afterAutospacing="off" w:line="240" w:lineRule="auto"/>
              <w:ind w:left="0" w:right="0"/>
              <w:jc w:val="left"/>
              <w:rPr>
                <w:rFonts w:eastAsia="Calibri"/>
                <w:rPrChange w:author="Shoeb Memon (SHM)" w:date="2023-04-06T01:16:45.791Z" w:id="2071386655">
                  <w:rPr>
                    <w:rFonts w:ascii="Arial" w:hAnsi="Arial" w:eastAsia="Arial" w:cs="Arial"/>
                    <w:sz w:val="24"/>
                    <w:szCs w:val="24"/>
                  </w:rPr>
                </w:rPrChange>
              </w:rPr>
              <w:pPrChange w:author="Shoeb Memon (SHM)" w:date="2023-04-06T01:19:23.234Z">
                <w:pPr>
                  <w:pStyle w:val="Normal"/>
                  <w:spacing w:before="0" w:beforeAutospacing="off"/>
                </w:pPr>
              </w:pPrChange>
            </w:pPr>
            <w:ins w:author="Shoeb Memon (SHM)" w:date="2023-04-06T01:18:24.056Z" w:id="771586922">
              <w:r w:rsidRPr="2E255375" w:rsidR="6007C1AF">
                <w:rPr>
                  <w:rFonts w:eastAsia="Calibri"/>
                </w:rPr>
                <w:t>Grant Change to Administrators</w:t>
              </w:r>
            </w:ins>
          </w:p>
        </w:tc>
        <w:tc>
          <w:tcPr>
            <w:tcW w:w="157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007C1AF" w:rsidP="2E255375" w:rsidRDefault="6007C1AF" w14:paraId="2C49A97C" w14:textId="469D4C12">
            <w:pPr>
              <w:pStyle w:val="Normal"/>
              <w:bidi w:val="0"/>
              <w:spacing w:before="0" w:beforeAutospacing="off" w:after="0" w:afterAutospacing="off" w:line="240" w:lineRule="auto"/>
              <w:ind w:left="0" w:right="0"/>
              <w:jc w:val="left"/>
              <w:rPr>
                <w:rFonts w:eastAsia="Calibri"/>
                <w:rPrChange w:author="Shoeb Memon (SHM)" w:date="2023-04-06T01:16:45.792Z" w:id="2095890004">
                  <w:rPr>
                    <w:rFonts w:ascii="Arial" w:hAnsi="Arial" w:eastAsia="Arial" w:cs="Arial"/>
                    <w:sz w:val="24"/>
                    <w:szCs w:val="24"/>
                  </w:rPr>
                </w:rPrChange>
              </w:rPr>
              <w:pPrChange w:author="Shoeb Memon (SHM)" w:date="2023-04-06T01:19:23.234Z">
                <w:pPr>
                  <w:pStyle w:val="Normal"/>
                  <w:spacing w:before="0" w:beforeAutospacing="off"/>
                </w:pPr>
              </w:pPrChange>
            </w:pPr>
            <w:ins w:author="Shoeb Memon (SHM)" w:date="2023-04-06T01:18:39.02Z" w:id="685696060">
              <w:r w:rsidRPr="2E255375" w:rsidR="6007C1AF">
                <w:rPr>
                  <w:rFonts w:eastAsia="Calibri"/>
                </w:rPr>
                <w:t>Grant Change</w:t>
              </w:r>
            </w:ins>
          </w:p>
        </w:tc>
        <w:tc>
          <w:tcPr>
            <w:tcW w:w="162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007C1AF" w:rsidP="2E255375" w:rsidRDefault="6007C1AF" w14:paraId="678E5AFD" w14:textId="28F0B3F2">
            <w:pPr>
              <w:pStyle w:val="Normal"/>
              <w:bidi w:val="0"/>
              <w:spacing w:before="0" w:beforeAutospacing="off" w:after="0" w:afterAutospacing="off" w:line="240" w:lineRule="auto"/>
              <w:ind w:left="0" w:right="0"/>
              <w:jc w:val="left"/>
              <w:rPr>
                <w:rFonts w:eastAsia="Calibri"/>
                <w:rPrChange w:author="Shoeb Memon (SHM)" w:date="2023-04-06T01:16:45.793Z" w:id="1055113716">
                  <w:rPr>
                    <w:rFonts w:ascii="Arial" w:hAnsi="Arial" w:eastAsia="Arial" w:cs="Arial"/>
                    <w:sz w:val="24"/>
                    <w:szCs w:val="24"/>
                  </w:rPr>
                </w:rPrChange>
              </w:rPr>
              <w:pPrChange w:author="Shoeb Memon (SHM)" w:date="2023-04-06T01:19:23.235Z">
                <w:pPr>
                  <w:pStyle w:val="Normal"/>
                  <w:spacing w:before="0" w:beforeAutospacing="off"/>
                </w:pPr>
              </w:pPrChange>
            </w:pPr>
            <w:ins w:author="Shoeb Memon (SHM)" w:date="2023-04-06T01:18:40.41Z" w:id="421930909">
              <w:r w:rsidRPr="2E255375" w:rsidR="6007C1AF">
                <w:rPr>
                  <w:rFonts w:eastAsia="Calibri"/>
                </w:rPr>
                <w:t>Home</w:t>
              </w:r>
            </w:ins>
          </w:p>
        </w:tc>
        <w:tc>
          <w:tcPr>
            <w:tcW w:w="174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6109A086" w14:textId="65204784">
            <w:pPr>
              <w:pStyle w:val="Normal"/>
              <w:bidi w:val="0"/>
              <w:spacing w:before="0" w:beforeAutospacing="off" w:after="0" w:afterAutospacing="off" w:line="240" w:lineRule="auto"/>
              <w:ind w:left="0" w:right="0"/>
              <w:jc w:val="left"/>
              <w:rPr>
                <w:rFonts w:eastAsia="Calibri"/>
              </w:rPr>
              <w:pPrChange w:author="Shoeb Memon (SHM)" w:date="2023-04-06T01:19:23.235Z">
                <w:pPr>
                  <w:pStyle w:val="Normal"/>
                  <w:spacing w:before="0" w:beforeAutospacing="off"/>
                </w:pPr>
              </w:pPrChange>
            </w:pPr>
            <w:ins w:author="Shoeb Memon (SHM)" w:date="2023-04-06T01:16:33.751Z" w:id="1048792732">
              <w:r w:rsidRPr="2E255375" w:rsidR="459C8625">
                <w:rPr>
                  <w:rFonts w:eastAsia="Calibri"/>
                  <w:rPrChange w:author="Shoeb Memon (SHM)" w:date="2023-04-06T01:16:45.794Z" w:id="2118815907">
                    <w:rPr>
                      <w:rFonts w:ascii="Arial" w:hAnsi="Arial" w:eastAsia="Arial" w:cs="Arial"/>
                      <w:sz w:val="24"/>
                      <w:szCs w:val="24"/>
                    </w:rPr>
                  </w:rPrChange>
                </w:rPr>
                <w:t>All Content</w:t>
              </w:r>
            </w:ins>
          </w:p>
        </w:tc>
        <w:tc>
          <w:tcPr>
            <w:tcW w:w="238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4110F88D" w:rsidP="2E255375" w:rsidRDefault="4110F88D" w14:paraId="0FAD6E77" w14:textId="0453ED62">
            <w:pPr>
              <w:pStyle w:val="Normal"/>
              <w:bidi w:val="0"/>
              <w:spacing w:before="0" w:beforeAutospacing="off" w:after="0" w:afterAutospacing="off" w:line="240" w:lineRule="auto"/>
              <w:ind w:left="0" w:right="0"/>
              <w:jc w:val="left"/>
              <w:rPr>
                <w:rFonts w:eastAsia="Calibri"/>
                <w:rPrChange w:author="Shoeb Memon (SHM)" w:date="2023-04-06T01:16:45.795Z" w:id="1885085013">
                  <w:rPr>
                    <w:rFonts w:ascii="Arial" w:hAnsi="Arial" w:eastAsia="Arial" w:cs="Arial"/>
                    <w:sz w:val="24"/>
                    <w:szCs w:val="24"/>
                  </w:rPr>
                </w:rPrChange>
              </w:rPr>
              <w:pPrChange w:author="Shoeb Memon (SHM)" w:date="2023-04-06T01:19:23.235Z">
                <w:pPr>
                  <w:pStyle w:val="Normal"/>
                  <w:spacing w:before="0" w:beforeAutospacing="off"/>
                </w:pPr>
              </w:pPrChange>
            </w:pPr>
            <w:ins w:author="Shoeb Memon (SHM)" w:date="2023-04-06T01:18:44.81Z" w:id="36629691">
              <w:r w:rsidRPr="2E255375" w:rsidR="4110F88D">
                <w:rPr>
                  <w:rFonts w:eastAsia="Calibri"/>
                </w:rPr>
                <w:t>Administrators</w:t>
              </w:r>
            </w:ins>
          </w:p>
        </w:tc>
      </w:tr>
      <w:tr w:rsidR="2E255375" w:rsidTr="2E255375" w14:paraId="3DA86511">
        <w:trPr>
          <w:trHeight w:val="450"/>
          <w:ins w:author="Shoeb Memon (SHM)" w:date="2023-04-06T01:15:47.307Z" w:id="1132268088"/>
          <w:trPrChange w:author="Shoeb Memon (SHM)" w:date="2023-04-06T01:17:58.772Z">
            <w:trPr>
              <w:trHeight w:val="450"/>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F554817" w14:textId="4B70EF3A">
            <w:pPr>
              <w:pStyle w:val="Normal"/>
              <w:bidi w:val="0"/>
              <w:spacing w:before="0" w:beforeAutospacing="off" w:after="0" w:afterAutospacing="off" w:line="240" w:lineRule="auto"/>
              <w:ind w:left="0" w:right="0"/>
              <w:jc w:val="left"/>
              <w:rPr>
                <w:rFonts w:eastAsia="Calibri"/>
              </w:rPr>
            </w:pPr>
            <w:r w:rsidRPr="2E255375" w:rsidR="2E255375">
              <w:rPr>
                <w:rFonts w:eastAsia="Calibri"/>
              </w:rPr>
              <w:t xml:space="preserve">Grant Change to </w:t>
            </w:r>
            <w:ins w:author="Shoeb Memon (SHM)" w:date="2023-04-06T01:20:07.895Z" w:id="1317203547">
              <w:r w:rsidRPr="2E255375" w:rsidR="0BFED865">
                <w:rPr>
                  <w:rFonts w:eastAsia="Calibri"/>
                </w:rPr>
                <w:t>Content</w:t>
              </w:r>
            </w:ins>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CB19EBF" w14:textId="469D4C12">
            <w:pPr>
              <w:pStyle w:val="Normal"/>
              <w:bidi w:val="0"/>
              <w:spacing w:before="0" w:beforeAutospacing="off" w:after="0" w:afterAutospacing="off" w:line="240" w:lineRule="auto"/>
              <w:ind w:left="0" w:right="0"/>
              <w:jc w:val="left"/>
              <w:rPr>
                <w:rFonts w:eastAsia="Calibri"/>
              </w:rPr>
            </w:pPr>
            <w:r w:rsidRPr="2E255375" w:rsidR="2E255375">
              <w:rPr>
                <w:rFonts w:eastAsia="Calibri"/>
              </w:rPr>
              <w:t>Grant Change</w:t>
            </w: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8565EB4" w14:textId="5413623A">
            <w:pPr>
              <w:pStyle w:val="Normal"/>
              <w:bidi w:val="0"/>
              <w:spacing w:before="0" w:beforeAutospacing="off" w:after="0" w:afterAutospacing="off" w:line="240" w:lineRule="auto"/>
              <w:ind w:left="0" w:right="0"/>
              <w:jc w:val="left"/>
              <w:rPr>
                <w:rFonts w:eastAsia="Calibri"/>
              </w:rPr>
            </w:pPr>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743D0A2" w14:textId="65204784">
            <w:pPr>
              <w:pStyle w:val="Normal"/>
              <w:bidi w:val="0"/>
              <w:spacing w:before="0" w:beforeAutospacing="off" w:after="0" w:afterAutospacing="off" w:line="240" w:lineRule="auto"/>
              <w:ind w:left="0" w:right="0"/>
              <w:jc w:val="left"/>
              <w:rPr>
                <w:rFonts w:eastAsia="Calibri"/>
              </w:rPr>
            </w:pPr>
            <w:r w:rsidRPr="2E255375" w:rsidR="2E255375">
              <w:rPr>
                <w:rFonts w:eastAsia="Calibri"/>
              </w:rPr>
              <w:t>All Content</w:t>
            </w: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25BD671" w14:textId="0453ED62">
            <w:pPr>
              <w:pStyle w:val="Normal"/>
              <w:bidi w:val="0"/>
              <w:spacing w:before="0" w:beforeAutospacing="off" w:after="0" w:afterAutospacing="off" w:line="240" w:lineRule="auto"/>
              <w:ind w:left="0" w:right="0"/>
              <w:jc w:val="left"/>
              <w:rPr>
                <w:rFonts w:eastAsia="Calibri"/>
              </w:rPr>
            </w:pPr>
            <w:r w:rsidRPr="2E255375" w:rsidR="2E255375">
              <w:rPr>
                <w:rFonts w:eastAsia="Calibri"/>
              </w:rPr>
              <w:t>Administrators</w:t>
            </w:r>
          </w:p>
        </w:tc>
      </w:tr>
      <w:tr w:rsidR="2E255375" w:rsidTr="2E255375" w14:paraId="09A5893E">
        <w:trPr>
          <w:trHeight w:val="540"/>
          <w:ins w:author="Shoeb Memon (SHM)" w:date="2023-04-06T01:15:47.307Z" w:id="1287563635"/>
          <w:trPrChange w:author="Shoeb Memon (SHM)" w:date="2023-04-06T01:17:58.773Z">
            <w:trPr>
              <w:trHeight w:val="540"/>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17469F25" w:rsidP="2E255375" w:rsidRDefault="17469F25" w14:paraId="272EE3D2" w14:textId="1D86EFA5">
            <w:pPr>
              <w:pStyle w:val="Normal"/>
              <w:bidi w:val="0"/>
              <w:spacing w:before="0" w:beforeAutospacing="off" w:after="0" w:afterAutospacing="off" w:line="240" w:lineRule="auto"/>
              <w:ind w:left="0" w:right="0"/>
              <w:jc w:val="left"/>
              <w:rPr>
                <w:rFonts w:eastAsia="Calibri"/>
                <w:rPrChange w:author="Shoeb Memon (SHM)" w:date="2023-04-06T01:24:00.007Z" w:id="2079809880">
                  <w:rPr>
                    <w:rFonts w:ascii="Arial" w:hAnsi="Arial" w:eastAsia="Arial" w:cs="Arial"/>
                    <w:sz w:val="24"/>
                    <w:szCs w:val="24"/>
                  </w:rPr>
                </w:rPrChange>
              </w:rPr>
              <w:pPrChange w:author="Shoeb Memon (SHM)" w:date="2023-04-06T01:24:00.006Z">
                <w:pPr>
                  <w:pStyle w:val="Normal"/>
                  <w:spacing w:before="0" w:beforeAutospacing="off"/>
                </w:pPr>
              </w:pPrChange>
            </w:pPr>
            <w:ins w:author="Shoeb Memon (SHM)" w:date="2023-04-06T01:21:44.473Z" w:id="906262334">
              <w:r w:rsidRPr="2E255375" w:rsidR="17469F25">
                <w:rPr>
                  <w:rFonts w:eastAsia="Calibri"/>
                  <w:rPrChange w:author="Shoeb Memon (SHM)" w:date="2023-04-06T01:24:00.006Z" w:id="174641894">
                    <w:rPr>
                      <w:rFonts w:ascii="Arial" w:hAnsi="Arial" w:eastAsia="Arial" w:cs="Arial"/>
                      <w:sz w:val="24"/>
                      <w:szCs w:val="24"/>
                    </w:rPr>
                  </w:rPrChange>
                </w:rPr>
                <w:t>Restrict Read on Account Summary</w:t>
              </w:r>
            </w:ins>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6D96E08" w:rsidP="2E255375" w:rsidRDefault="46D96E08" w14:paraId="2A6150B5" w14:textId="51A22F74">
            <w:pPr>
              <w:pStyle w:val="Normal"/>
              <w:bidi w:val="0"/>
              <w:spacing w:before="0" w:beforeAutospacing="off" w:after="0" w:afterAutospacing="off" w:line="240" w:lineRule="auto"/>
              <w:ind w:left="0" w:right="0"/>
              <w:jc w:val="left"/>
              <w:rPr>
                <w:rFonts w:eastAsia="Calibri"/>
                <w:rPrChange w:author="Shoeb Memon (SHM)" w:date="2023-04-06T01:24:00.013Z" w:id="2013391373">
                  <w:rPr>
                    <w:rFonts w:ascii="Arial" w:hAnsi="Arial" w:eastAsia="Arial" w:cs="Arial"/>
                    <w:sz w:val="24"/>
                    <w:szCs w:val="24"/>
                  </w:rPr>
                </w:rPrChange>
              </w:rPr>
              <w:pPrChange w:author="Shoeb Memon (SHM)" w:date="2023-04-06T01:24:00.012Z">
                <w:pPr>
                  <w:pStyle w:val="Normal"/>
                  <w:spacing w:before="0" w:beforeAutospacing="off"/>
                </w:pPr>
              </w:pPrChange>
            </w:pPr>
            <w:ins w:author="Shoeb Memon (SHM)" w:date="2023-04-06T01:20:42.953Z" w:id="1014822642">
              <w:r w:rsidRPr="2E255375" w:rsidR="46D96E08">
                <w:rPr>
                  <w:rFonts w:eastAsia="Calibri"/>
                  <w:rPrChange w:author="Shoeb Memon (SHM)" w:date="2023-04-06T01:24:00.012Z" w:id="829751873">
                    <w:rPr>
                      <w:rFonts w:ascii="Arial" w:hAnsi="Arial" w:eastAsia="Arial" w:cs="Arial"/>
                      <w:sz w:val="24"/>
                      <w:szCs w:val="24"/>
                    </w:rPr>
                  </w:rPrChange>
                </w:rPr>
                <w:t>Restrict read</w:t>
              </w:r>
            </w:ins>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3021FE" w:rsidP="2E255375" w:rsidRDefault="453021FE" w14:paraId="55EF225D" w14:textId="2DDA9225">
            <w:pPr>
              <w:pStyle w:val="Normal"/>
              <w:bidi w:val="0"/>
              <w:spacing w:before="0" w:beforeAutospacing="off" w:after="0" w:afterAutospacing="off" w:line="240" w:lineRule="auto"/>
              <w:ind w:left="0" w:right="0"/>
              <w:jc w:val="left"/>
              <w:rPr>
                <w:rFonts w:eastAsia="Calibri"/>
                <w:rPrChange w:author="Shoeb Memon (SHM)" w:date="2023-04-06T01:24:00.018Z" w:id="377006241">
                  <w:rPr>
                    <w:rFonts w:ascii="Arial" w:hAnsi="Arial" w:eastAsia="Arial" w:cs="Arial"/>
                    <w:sz w:val="24"/>
                    <w:szCs w:val="24"/>
                  </w:rPr>
                </w:rPrChange>
              </w:rPr>
              <w:pPrChange w:author="Shoeb Memon (SHM)" w:date="2023-04-06T01:24:00.017Z">
                <w:pPr>
                  <w:pStyle w:val="Normal"/>
                  <w:spacing w:before="0" w:beforeAutospacing="off"/>
                </w:pPr>
              </w:pPrChange>
            </w:pPr>
            <w:ins w:author="Shoeb Memon (SHM)" w:date="2023-04-06T01:23:15.37Z" w:id="990764311">
              <w:r w:rsidRPr="2E255375" w:rsidR="453021FE">
                <w:rPr>
                  <w:rFonts w:eastAsia="Calibri"/>
                  <w:rPrChange w:author="Shoeb Memon (SHM)" w:date="2023-04-06T01:24:00.018Z" w:id="1533543260">
                    <w:rPr>
                      <w:rFonts w:ascii="Arial" w:hAnsi="Arial" w:eastAsia="Arial" w:cs="Arial"/>
                      <w:sz w:val="24"/>
                      <w:szCs w:val="24"/>
                    </w:rPr>
                  </w:rPrChange>
                </w:rPr>
                <w:t>View Company</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19572279" w14:textId="65204784">
            <w:pPr>
              <w:pStyle w:val="Normal"/>
              <w:bidi w:val="0"/>
              <w:spacing w:before="0" w:beforeAutospacing="off" w:after="0" w:afterAutospacing="off" w:line="240" w:lineRule="auto"/>
              <w:ind w:left="0" w:right="0"/>
              <w:jc w:val="left"/>
              <w:rPr>
                <w:ins w:author="Shoeb Memon (SHM)" w:date="2023-04-06T01:16:56.964Z" w:id="790954210"/>
                <w:rFonts w:eastAsia="Calibri"/>
              </w:rPr>
            </w:pPr>
            <w:ins w:author="Shoeb Memon (SHM)" w:date="2023-04-06T01:16:56.964Z" w:id="16457883">
              <w:r w:rsidRPr="2E255375" w:rsidR="459C8625">
                <w:rPr>
                  <w:rFonts w:eastAsia="Calibri"/>
                </w:rPr>
                <w:t>All Content</w:t>
              </w:r>
            </w:ins>
          </w:p>
          <w:p w:rsidR="2E255375" w:rsidP="2E255375" w:rsidRDefault="2E255375" w14:paraId="591E8EE1" w14:textId="2823CFA4">
            <w:pPr>
              <w:pStyle w:val="Normal"/>
              <w:bidi w:val="0"/>
              <w:spacing w:before="0" w:beforeAutospacing="off" w:after="0" w:afterAutospacing="off" w:line="240" w:lineRule="auto"/>
              <w:ind w:left="0" w:right="0"/>
              <w:jc w:val="left"/>
              <w:rPr>
                <w:rFonts w:eastAsia="Calibri"/>
                <w:rPrChange w:author="Shoeb Memon (SHM)" w:date="2023-04-06T01:24:00.029Z" w:id="1801694705">
                  <w:rPr>
                    <w:rFonts w:ascii="Arial" w:hAnsi="Arial" w:eastAsia="Arial" w:cs="Arial"/>
                    <w:sz w:val="24"/>
                    <w:szCs w:val="24"/>
                  </w:rPr>
                </w:rPrChange>
              </w:rPr>
              <w:pPrChange w:author="Shoeb Memon (SHM)" w:date="2023-04-06T01:24:00.028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3BC6E4DB" w:rsidP="2E255375" w:rsidRDefault="3BC6E4DB" w14:paraId="2AE5DBC3" w14:textId="7491A62F">
            <w:pPr>
              <w:pStyle w:val="Normal"/>
              <w:bidi w:val="0"/>
              <w:spacing w:before="0" w:beforeAutospacing="off" w:after="0" w:afterAutospacing="off" w:line="240" w:lineRule="auto"/>
              <w:ind w:left="0" w:right="0"/>
              <w:jc w:val="left"/>
              <w:rPr>
                <w:rFonts w:eastAsia="Calibri"/>
                <w:rPrChange w:author="Shoeb Memon (SHM)" w:date="2023-04-06T01:24:00.031Z" w:id="1044034033">
                  <w:rPr>
                    <w:rFonts w:ascii="Arial" w:hAnsi="Arial" w:eastAsia="Arial" w:cs="Arial"/>
                    <w:sz w:val="24"/>
                    <w:szCs w:val="24"/>
                  </w:rPr>
                </w:rPrChange>
              </w:rPr>
            </w:pPr>
            <w:ins w:author="Shoeb Memon (SHM)" w:date="2023-04-06T01:25:45.386Z" w:id="772028472">
              <w:r w:rsidRPr="2E255375" w:rsidR="3BC6E4DB">
                <w:rPr>
                  <w:rFonts w:eastAsia="Calibri"/>
                </w:rPr>
                <w:t>Administrators, Authenticated Users</w:t>
              </w:r>
            </w:ins>
          </w:p>
        </w:tc>
      </w:tr>
      <w:tr w:rsidR="2E255375" w:rsidTr="2E255375" w14:paraId="3CFF4412">
        <w:trPr>
          <w:trHeight w:val="495"/>
          <w:ins w:author="Shoeb Memon (SHM)" w:date="2023-04-06T01:15:47.308Z" w:id="100226770"/>
          <w:trPrChange w:author="Shoeb Memon (SHM)" w:date="2023-04-06T01:17:58.774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816E33E" w:rsidP="2E255375" w:rsidRDefault="6816E33E" w14:paraId="36DC8BC4" w14:textId="55F46FF0">
            <w:pPr>
              <w:pStyle w:val="Normal"/>
              <w:bidi w:val="0"/>
              <w:spacing w:before="0" w:beforeAutospacing="off" w:after="0" w:afterAutospacing="off" w:line="240" w:lineRule="auto"/>
              <w:ind w:left="0" w:right="0"/>
              <w:jc w:val="left"/>
              <w:rPr>
                <w:rFonts w:eastAsia="Calibri"/>
                <w:rPrChange w:author="Shoeb Memon (SHM)" w:date="2023-04-06T01:24:03.425Z" w:id="1700911619">
                  <w:rPr>
                    <w:rFonts w:ascii="Arial" w:hAnsi="Arial" w:eastAsia="Arial" w:cs="Arial"/>
                    <w:sz w:val="24"/>
                    <w:szCs w:val="24"/>
                  </w:rPr>
                </w:rPrChange>
              </w:rPr>
              <w:pPrChange w:author="Shoeb Memon (SHM)" w:date="2023-04-06T01:24:03.424Z">
                <w:pPr>
                  <w:pStyle w:val="Normal"/>
                  <w:bidi w:val="0"/>
                  <w:spacing w:before="0" w:beforeAutospacing="off"/>
                </w:pPr>
              </w:pPrChange>
            </w:pPr>
            <w:ins w:author="Shoeb Memon (SHM)" w:date="2023-04-06T01:22:21.594Z" w:id="209447142">
              <w:r w:rsidRPr="2E255375" w:rsidR="6816E33E">
                <w:rPr>
                  <w:rFonts w:eastAsia="Calibri"/>
                  <w:rPrChange w:author="Shoeb Memon (SHM)" w:date="2023-04-06T01:24:03.424Z" w:id="1913164603">
                    <w:rPr>
                      <w:rFonts w:ascii="Arial" w:hAnsi="Arial" w:eastAsia="Arial" w:cs="Arial"/>
                      <w:sz w:val="24"/>
                      <w:szCs w:val="24"/>
                    </w:rPr>
                  </w:rPrChange>
                </w:rPr>
                <w:t xml:space="preserve">Restrict Read on </w:t>
              </w:r>
              <w:r w:rsidRPr="2E255375" w:rsidR="1305B0A2">
                <w:rPr>
                  <w:rFonts w:eastAsia="Calibri"/>
                  <w:rPrChange w:author="Shoeb Memon (SHM)" w:date="2023-04-06T01:24:03.424Z" w:id="654914493">
                    <w:rPr>
                      <w:rFonts w:ascii="Arial" w:hAnsi="Arial" w:eastAsia="Arial" w:cs="Arial"/>
                      <w:sz w:val="24"/>
                      <w:szCs w:val="24"/>
                    </w:rPr>
                  </w:rPrChange>
                </w:rPr>
                <w:t>Billing</w:t>
              </w:r>
            </w:ins>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1D290367" w:rsidP="2E255375" w:rsidRDefault="1D290367" w14:paraId="33823C44" w14:textId="51A22F74">
            <w:pPr>
              <w:pStyle w:val="Normal"/>
              <w:bidi w:val="0"/>
              <w:spacing w:before="0" w:beforeAutospacing="off" w:after="0" w:afterAutospacing="off" w:line="240" w:lineRule="auto"/>
              <w:ind w:left="0" w:right="0"/>
              <w:jc w:val="left"/>
              <w:rPr>
                <w:ins w:author="Shoeb Memon (SHM)" w:date="2023-04-06T01:20:49.831Z" w:id="1380634174"/>
                <w:rFonts w:eastAsia="Calibri"/>
                <w:rPrChange w:author="Shoeb Memon (SHM)" w:date="2023-04-06T01:24:03.426Z" w:id="1289064034">
                  <w:rPr>
                    <w:ins w:author="Shoeb Memon (SHM)" w:date="2023-04-06T01:20:49.831Z" w:id="33970090"/>
                    <w:rFonts w:ascii="Arial" w:hAnsi="Arial" w:eastAsia="Arial" w:cs="Arial"/>
                    <w:sz w:val="24"/>
                    <w:szCs w:val="24"/>
                  </w:rPr>
                </w:rPrChange>
              </w:rPr>
              <w:pPrChange w:author="Shoeb Memon (SHM)" w:date="2023-04-06T01:24:03.426Z">
                <w:pPr>
                  <w:pStyle w:val="Normal"/>
                  <w:spacing w:before="0" w:beforeAutospacing="off"/>
                </w:pPr>
              </w:pPrChange>
            </w:pPr>
            <w:ins w:author="Shoeb Memon (SHM)" w:date="2023-04-06T01:20:49.831Z" w:id="1876999092">
              <w:r w:rsidRPr="2E255375" w:rsidR="1D290367">
                <w:rPr>
                  <w:rFonts w:eastAsia="Calibri"/>
                  <w:rPrChange w:author="Shoeb Memon (SHM)" w:date="2023-04-06T01:24:03.426Z" w:id="982742906">
                    <w:rPr>
                      <w:rFonts w:ascii="Arial" w:hAnsi="Arial" w:eastAsia="Arial" w:cs="Arial"/>
                      <w:sz w:val="24"/>
                      <w:szCs w:val="24"/>
                    </w:rPr>
                  </w:rPrChange>
                </w:rPr>
                <w:t>Restrict read</w:t>
              </w:r>
            </w:ins>
          </w:p>
          <w:p w:rsidR="2E255375" w:rsidP="2E255375" w:rsidRDefault="2E255375" w14:paraId="733030C0" w14:textId="468940D8">
            <w:pPr>
              <w:pStyle w:val="Normal"/>
              <w:bidi w:val="0"/>
              <w:spacing w:before="0" w:beforeAutospacing="off" w:after="0" w:afterAutospacing="off" w:line="240" w:lineRule="auto"/>
              <w:ind w:left="0" w:right="0"/>
              <w:jc w:val="left"/>
              <w:rPr>
                <w:rFonts w:eastAsia="Calibri"/>
                <w:rPrChange w:author="Shoeb Memon (SHM)" w:date="2023-04-06T01:24:03.427Z" w:id="1237615722">
                  <w:rPr>
                    <w:rFonts w:ascii="Arial" w:hAnsi="Arial" w:eastAsia="Arial" w:cs="Arial"/>
                    <w:sz w:val="24"/>
                    <w:szCs w:val="24"/>
                  </w:rPr>
                </w:rPrChange>
              </w:rPr>
              <w:pPrChange w:author="Shoeb Memon (SHM)" w:date="2023-04-06T01:24:03.427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DD05CB2" w:rsidP="2E255375" w:rsidRDefault="6DD05CB2" w14:paraId="7F8ED0B0" w14:textId="41E56ECE">
            <w:pPr>
              <w:pStyle w:val="Normal"/>
              <w:bidi w:val="0"/>
              <w:spacing w:before="0" w:beforeAutospacing="off" w:after="0" w:afterAutospacing="off" w:line="240" w:lineRule="auto"/>
              <w:ind w:left="0" w:right="0"/>
              <w:jc w:val="left"/>
              <w:rPr>
                <w:rFonts w:eastAsia="Calibri"/>
                <w:rPrChange w:author="Shoeb Memon (SHM)" w:date="2023-04-06T01:24:03.429Z" w:id="1944015050">
                  <w:rPr>
                    <w:rFonts w:ascii="Arial" w:hAnsi="Arial" w:eastAsia="Arial" w:cs="Arial"/>
                    <w:sz w:val="24"/>
                    <w:szCs w:val="24"/>
                  </w:rPr>
                </w:rPrChange>
              </w:rPr>
              <w:pPrChange w:author="Shoeb Memon (SHM)" w:date="2023-04-06T01:24:03.428Z">
                <w:pPr>
                  <w:pStyle w:val="Normal"/>
                  <w:spacing w:before="0" w:beforeAutospacing="off"/>
                </w:pPr>
              </w:pPrChange>
            </w:pPr>
            <w:ins w:author="Shoeb Memon (SHM)" w:date="2023-04-06T01:23:17.309Z" w:id="351541753">
              <w:r w:rsidRPr="2E255375" w:rsidR="6DD05CB2">
                <w:rPr>
                  <w:rFonts w:eastAsia="Calibri"/>
                  <w:rPrChange w:author="Shoeb Memon (SHM)" w:date="2023-04-06T01:24:03.429Z" w:id="964497507">
                    <w:rPr>
                      <w:rFonts w:ascii="Arial" w:hAnsi="Arial" w:eastAsia="Arial" w:cs="Arial"/>
                      <w:sz w:val="24"/>
                      <w:szCs w:val="24"/>
                    </w:rPr>
                  </w:rPrChange>
                </w:rPr>
                <w:t>Billing</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3A1EED80" w14:textId="65204784">
            <w:pPr>
              <w:pStyle w:val="Normal"/>
              <w:bidi w:val="0"/>
              <w:spacing w:before="0" w:beforeAutospacing="off" w:after="0" w:afterAutospacing="off" w:line="240" w:lineRule="auto"/>
              <w:ind w:left="0" w:right="0"/>
              <w:jc w:val="left"/>
              <w:rPr>
                <w:ins w:author="Shoeb Memon (SHM)" w:date="2023-04-06T01:16:58.052Z" w:id="24138811"/>
                <w:rFonts w:eastAsia="Calibri"/>
              </w:rPr>
            </w:pPr>
            <w:ins w:author="Shoeb Memon (SHM)" w:date="2023-04-06T01:16:58.052Z" w:id="1000017952">
              <w:r w:rsidRPr="2E255375" w:rsidR="459C8625">
                <w:rPr>
                  <w:rFonts w:eastAsia="Calibri"/>
                </w:rPr>
                <w:t>All Content</w:t>
              </w:r>
            </w:ins>
          </w:p>
          <w:p w:rsidR="2E255375" w:rsidP="2E255375" w:rsidRDefault="2E255375" w14:paraId="55DBF40A" w14:textId="7F7F9C08">
            <w:pPr>
              <w:pStyle w:val="Normal"/>
              <w:bidi w:val="0"/>
              <w:spacing w:before="0" w:beforeAutospacing="off" w:after="0" w:afterAutospacing="off" w:line="240" w:lineRule="auto"/>
              <w:ind w:left="0" w:right="0"/>
              <w:jc w:val="left"/>
              <w:rPr>
                <w:rFonts w:eastAsia="Calibri"/>
                <w:rPrChange w:author="Shoeb Memon (SHM)" w:date="2023-04-06T01:24:03.437Z" w:id="801344584">
                  <w:rPr>
                    <w:rFonts w:ascii="Arial" w:hAnsi="Arial" w:eastAsia="Arial" w:cs="Arial"/>
                    <w:sz w:val="24"/>
                    <w:szCs w:val="24"/>
                  </w:rPr>
                </w:rPrChange>
              </w:rPr>
              <w:pPrChange w:author="Shoeb Memon (SHM)" w:date="2023-04-06T01:24:03.437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D811373" w:rsidP="2E255375" w:rsidRDefault="2D811373" w14:paraId="723C3428" w14:textId="7491A62F">
            <w:pPr>
              <w:pStyle w:val="Normal"/>
              <w:bidi w:val="0"/>
              <w:spacing w:before="0" w:beforeAutospacing="off" w:after="0" w:afterAutospacing="off" w:line="240" w:lineRule="auto"/>
              <w:ind w:left="0" w:right="0"/>
              <w:jc w:val="left"/>
              <w:rPr>
                <w:ins w:author="Shoeb Memon (SHM)" w:date="2023-04-06T01:25:51.389Z" w:id="534399554"/>
                <w:rFonts w:eastAsia="Calibri"/>
              </w:rPr>
            </w:pPr>
            <w:ins w:author="Shoeb Memon (SHM)" w:date="2023-04-06T01:25:51.389Z" w:id="1463025473">
              <w:r w:rsidRPr="2E255375" w:rsidR="2D811373">
                <w:rPr>
                  <w:rFonts w:eastAsia="Calibri"/>
                </w:rPr>
                <w:t>Administrators, Authenticated Users</w:t>
              </w:r>
            </w:ins>
          </w:p>
          <w:p w:rsidR="2E255375" w:rsidP="2E255375" w:rsidRDefault="2E255375" w14:paraId="3375B6C6" w14:textId="21AA0FEE">
            <w:pPr>
              <w:pStyle w:val="Normal"/>
              <w:bidi w:val="0"/>
              <w:spacing w:before="0" w:beforeAutospacing="off" w:after="0" w:afterAutospacing="off" w:line="240" w:lineRule="auto"/>
              <w:ind w:left="0" w:right="0"/>
              <w:jc w:val="left"/>
              <w:rPr>
                <w:rFonts w:eastAsia="Calibri"/>
                <w:rPrChange w:author="Shoeb Memon (SHM)" w:date="2023-04-06T01:24:03.439Z" w:id="276673176">
                  <w:rPr>
                    <w:rFonts w:ascii="Arial" w:hAnsi="Arial" w:eastAsia="Arial" w:cs="Arial"/>
                    <w:sz w:val="24"/>
                    <w:szCs w:val="24"/>
                  </w:rPr>
                </w:rPrChange>
              </w:rPr>
            </w:pPr>
          </w:p>
        </w:tc>
      </w:tr>
      <w:tr w:rsidR="2E255375" w:rsidTr="2E255375" w14:paraId="4CBF29F4">
        <w:trPr>
          <w:trHeight w:val="495"/>
          <w:ins w:author="Shoeb Memon (SHM)" w:date="2023-04-06T01:15:47.308Z" w:id="859317577"/>
          <w:trPrChange w:author="Shoeb Memon (SHM)" w:date="2023-04-06T01:17:58.775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5C2E0AC7" w:rsidP="2E255375" w:rsidRDefault="5C2E0AC7" w14:paraId="76FEA48A" w14:textId="2C226B53">
            <w:pPr>
              <w:pStyle w:val="Normal"/>
              <w:bidi w:val="0"/>
              <w:spacing w:before="0" w:beforeAutospacing="off" w:after="0" w:afterAutospacing="off" w:line="240" w:lineRule="auto"/>
              <w:ind w:left="0" w:right="0"/>
              <w:jc w:val="left"/>
              <w:rPr>
                <w:rFonts w:eastAsia="Calibri"/>
                <w:rPrChange w:author="Shoeb Memon (SHM)" w:date="2023-04-06T01:24:06.069Z" w:id="1181198624">
                  <w:rPr>
                    <w:rFonts w:ascii="Arial" w:hAnsi="Arial" w:eastAsia="Arial" w:cs="Arial"/>
                    <w:sz w:val="24"/>
                    <w:szCs w:val="24"/>
                  </w:rPr>
                </w:rPrChange>
              </w:rPr>
              <w:pPrChange w:author="Shoeb Memon (SHM)" w:date="2023-04-06T01:24:06.068Z">
                <w:pPr>
                  <w:pStyle w:val="Normal"/>
                  <w:bidi w:val="0"/>
                  <w:spacing w:before="0" w:beforeAutospacing="off"/>
                </w:pPr>
              </w:pPrChange>
            </w:pPr>
            <w:ins w:author="Shoeb Memon (SHM)" w:date="2023-04-06T01:22:32.648Z" w:id="2131390545">
              <w:r w:rsidRPr="2E255375" w:rsidR="5C2E0AC7">
                <w:rPr>
                  <w:rFonts w:eastAsia="Calibri"/>
                  <w:rPrChange w:author="Shoeb Memon (SHM)" w:date="2023-04-06T01:24:06.069Z" w:id="6693531">
                    <w:rPr>
                      <w:rFonts w:ascii="Arial" w:hAnsi="Arial" w:eastAsia="Arial" w:cs="Arial"/>
                      <w:sz w:val="24"/>
                      <w:szCs w:val="24"/>
                    </w:rPr>
                  </w:rPrChange>
                </w:rPr>
                <w:t xml:space="preserve">Restrict Read on </w:t>
              </w:r>
              <w:r w:rsidRPr="2E255375" w:rsidR="1E9006A0">
                <w:rPr>
                  <w:rFonts w:eastAsia="Calibri"/>
                  <w:rPrChange w:author="Shoeb Memon (SHM)" w:date="2023-04-06T01:24:06.069Z" w:id="1334862218">
                    <w:rPr>
                      <w:rFonts w:ascii="Arial" w:hAnsi="Arial" w:eastAsia="Arial" w:cs="Arial"/>
                      <w:sz w:val="24"/>
                      <w:szCs w:val="24"/>
                    </w:rPr>
                  </w:rPrChange>
                </w:rPr>
                <w:t>Customer Service</w:t>
              </w:r>
            </w:ins>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1D290367" w:rsidP="2E255375" w:rsidRDefault="1D290367" w14:paraId="31679634" w14:textId="51A22F74">
            <w:pPr>
              <w:pStyle w:val="Normal"/>
              <w:bidi w:val="0"/>
              <w:spacing w:before="0" w:beforeAutospacing="off" w:after="0" w:afterAutospacing="off" w:line="240" w:lineRule="auto"/>
              <w:ind w:left="0" w:right="0"/>
              <w:jc w:val="left"/>
              <w:rPr>
                <w:ins w:author="Shoeb Memon (SHM)" w:date="2023-04-06T01:20:50.466Z" w:id="1611288367"/>
                <w:rFonts w:eastAsia="Calibri"/>
                <w:rPrChange w:author="Shoeb Memon (SHM)" w:date="2023-04-06T01:24:06.07Z" w:id="937813054">
                  <w:rPr>
                    <w:ins w:author="Shoeb Memon (SHM)" w:date="2023-04-06T01:20:50.466Z" w:id="1681896397"/>
                    <w:rFonts w:ascii="Arial" w:hAnsi="Arial" w:eastAsia="Arial" w:cs="Arial"/>
                    <w:sz w:val="24"/>
                    <w:szCs w:val="24"/>
                  </w:rPr>
                </w:rPrChange>
              </w:rPr>
              <w:pPrChange w:author="Shoeb Memon (SHM)" w:date="2023-04-06T01:24:06.07Z">
                <w:pPr>
                  <w:pStyle w:val="Normal"/>
                  <w:spacing w:before="0" w:beforeAutospacing="off"/>
                </w:pPr>
              </w:pPrChange>
            </w:pPr>
            <w:ins w:author="Shoeb Memon (SHM)" w:date="2023-04-06T01:20:50.466Z" w:id="1514524575">
              <w:r w:rsidRPr="2E255375" w:rsidR="1D290367">
                <w:rPr>
                  <w:rFonts w:eastAsia="Calibri"/>
                  <w:rPrChange w:author="Shoeb Memon (SHM)" w:date="2023-04-06T01:24:06.07Z" w:id="1729633073">
                    <w:rPr>
                      <w:rFonts w:ascii="Arial" w:hAnsi="Arial" w:eastAsia="Arial" w:cs="Arial"/>
                      <w:sz w:val="24"/>
                      <w:szCs w:val="24"/>
                    </w:rPr>
                  </w:rPrChange>
                </w:rPr>
                <w:t>Restrict read</w:t>
              </w:r>
            </w:ins>
          </w:p>
          <w:p w:rsidR="2E255375" w:rsidP="2E255375" w:rsidRDefault="2E255375" w14:paraId="5471CA7E" w14:textId="6175C84F">
            <w:pPr>
              <w:pStyle w:val="Normal"/>
              <w:bidi w:val="0"/>
              <w:spacing w:before="0" w:beforeAutospacing="off" w:after="0" w:afterAutospacing="off" w:line="240" w:lineRule="auto"/>
              <w:ind w:left="0" w:right="0"/>
              <w:jc w:val="left"/>
              <w:rPr>
                <w:rFonts w:eastAsia="Calibri"/>
                <w:rPrChange w:author="Shoeb Memon (SHM)" w:date="2023-04-06T01:24:06.071Z" w:id="580566234">
                  <w:rPr>
                    <w:rFonts w:ascii="Arial" w:hAnsi="Arial" w:eastAsia="Arial" w:cs="Arial"/>
                    <w:sz w:val="24"/>
                    <w:szCs w:val="24"/>
                  </w:rPr>
                </w:rPrChange>
              </w:rPr>
              <w:pPrChange w:author="Shoeb Memon (SHM)" w:date="2023-04-06T01:24:06.071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186F195" w:rsidP="2E255375" w:rsidRDefault="4186F195" w14:paraId="292F9CB6" w14:textId="75F0DC84">
            <w:pPr>
              <w:pStyle w:val="Normal"/>
              <w:bidi w:val="0"/>
              <w:spacing w:before="0" w:beforeAutospacing="off" w:after="0" w:afterAutospacing="off" w:line="240" w:lineRule="auto"/>
              <w:ind w:left="0" w:right="0"/>
              <w:jc w:val="left"/>
              <w:rPr>
                <w:rFonts w:eastAsia="Calibri"/>
                <w:rPrChange w:author="Shoeb Memon (SHM)" w:date="2023-04-06T01:24:06.073Z" w:id="461574484">
                  <w:rPr>
                    <w:rFonts w:ascii="Arial" w:hAnsi="Arial" w:eastAsia="Arial" w:cs="Arial"/>
                    <w:sz w:val="24"/>
                    <w:szCs w:val="24"/>
                  </w:rPr>
                </w:rPrChange>
              </w:rPr>
              <w:pPrChange w:author="Shoeb Memon (SHM)" w:date="2023-04-06T01:24:06.072Z">
                <w:pPr>
                  <w:pStyle w:val="Normal"/>
                  <w:spacing w:before="0" w:beforeAutospacing="off"/>
                </w:pPr>
              </w:pPrChange>
            </w:pPr>
            <w:ins w:author="Shoeb Memon (SHM)" w:date="2023-04-06T01:23:19.702Z" w:id="1449046446">
              <w:r w:rsidRPr="2E255375" w:rsidR="4186F195">
                <w:rPr>
                  <w:rFonts w:eastAsia="Calibri"/>
                  <w:rPrChange w:author="Shoeb Memon (SHM)" w:date="2023-04-06T01:24:06.072Z" w:id="29396541">
                    <w:rPr>
                      <w:rFonts w:ascii="Arial" w:hAnsi="Arial" w:eastAsia="Arial" w:cs="Arial"/>
                      <w:sz w:val="24"/>
                      <w:szCs w:val="24"/>
                    </w:rPr>
                  </w:rPrChange>
                </w:rPr>
                <w:t>S</w:t>
              </w:r>
              <w:r w:rsidRPr="2E255375" w:rsidR="59F0B20F">
                <w:rPr>
                  <w:rFonts w:eastAsia="Calibri"/>
                  <w:rPrChange w:author="Shoeb Memon (SHM)" w:date="2023-04-06T01:24:06.072Z" w:id="982718602">
                    <w:rPr>
                      <w:rFonts w:ascii="Arial" w:hAnsi="Arial" w:eastAsia="Arial" w:cs="Arial"/>
                      <w:sz w:val="24"/>
                      <w:szCs w:val="24"/>
                    </w:rPr>
                  </w:rPrChange>
                </w:rPr>
                <w:t>upport</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4DDEA108" w14:textId="65204784">
            <w:pPr>
              <w:pStyle w:val="Normal"/>
              <w:bidi w:val="0"/>
              <w:spacing w:before="0" w:beforeAutospacing="off" w:after="0" w:afterAutospacing="off" w:line="240" w:lineRule="auto"/>
              <w:ind w:left="0" w:right="0"/>
              <w:jc w:val="left"/>
              <w:rPr>
                <w:ins w:author="Shoeb Memon (SHM)" w:date="2023-04-06T01:17:06.142Z" w:id="1723203228"/>
                <w:rFonts w:eastAsia="Calibri"/>
              </w:rPr>
            </w:pPr>
            <w:ins w:author="Shoeb Memon (SHM)" w:date="2023-04-06T01:17:06.142Z" w:id="326902023">
              <w:r w:rsidRPr="2E255375" w:rsidR="459C8625">
                <w:rPr>
                  <w:rFonts w:eastAsia="Calibri"/>
                </w:rPr>
                <w:t>All Content</w:t>
              </w:r>
            </w:ins>
          </w:p>
          <w:p w:rsidR="2E255375" w:rsidP="2E255375" w:rsidRDefault="2E255375" w14:paraId="4DA0842D" w14:textId="498B26B9">
            <w:pPr>
              <w:pStyle w:val="Normal"/>
              <w:bidi w:val="0"/>
              <w:spacing w:before="0" w:beforeAutospacing="off" w:after="0" w:afterAutospacing="off" w:line="240" w:lineRule="auto"/>
              <w:ind w:left="0" w:right="0"/>
              <w:jc w:val="left"/>
              <w:rPr>
                <w:rFonts w:eastAsia="Calibri"/>
                <w:rPrChange w:author="Shoeb Memon (SHM)" w:date="2023-04-06T01:24:06.076Z" w:id="668759303">
                  <w:rPr>
                    <w:rFonts w:ascii="Arial" w:hAnsi="Arial" w:eastAsia="Arial" w:cs="Arial"/>
                    <w:sz w:val="24"/>
                    <w:szCs w:val="24"/>
                  </w:rPr>
                </w:rPrChange>
              </w:rPr>
              <w:pPrChange w:author="Shoeb Memon (SHM)" w:date="2023-04-06T01:24:06.076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74E8BAC1" w:rsidP="2E255375" w:rsidRDefault="74E8BAC1" w14:paraId="07E45341" w14:textId="7491A62F">
            <w:pPr>
              <w:pStyle w:val="Normal"/>
              <w:bidi w:val="0"/>
              <w:spacing w:before="0" w:beforeAutospacing="off" w:after="0" w:afterAutospacing="off" w:line="240" w:lineRule="auto"/>
              <w:ind w:left="0" w:right="0"/>
              <w:jc w:val="left"/>
              <w:rPr>
                <w:ins w:author="Shoeb Memon (SHM)" w:date="2023-04-06T01:25:52.624Z" w:id="1349409872"/>
                <w:rFonts w:eastAsia="Calibri"/>
              </w:rPr>
            </w:pPr>
            <w:ins w:author="Shoeb Memon (SHM)" w:date="2023-04-06T01:25:52.624Z" w:id="540886260">
              <w:r w:rsidRPr="2E255375" w:rsidR="74E8BAC1">
                <w:rPr>
                  <w:rFonts w:eastAsia="Calibri"/>
                </w:rPr>
                <w:t>Administrators, Authenticated Users</w:t>
              </w:r>
            </w:ins>
          </w:p>
          <w:p w:rsidR="2E255375" w:rsidP="2E255375" w:rsidRDefault="2E255375" w14:paraId="2A51BDF3" w14:textId="51E455D6">
            <w:pPr>
              <w:pStyle w:val="Normal"/>
              <w:bidi w:val="0"/>
              <w:spacing w:before="0" w:beforeAutospacing="off" w:after="0" w:afterAutospacing="off" w:line="240" w:lineRule="auto"/>
              <w:ind w:left="0" w:right="0"/>
              <w:jc w:val="left"/>
              <w:rPr>
                <w:rFonts w:eastAsia="Calibri"/>
                <w:rPrChange w:author="Shoeb Memon (SHM)" w:date="2023-04-06T01:24:06.077Z" w:id="1752818735">
                  <w:rPr>
                    <w:rFonts w:ascii="Arial" w:hAnsi="Arial" w:eastAsia="Arial" w:cs="Arial"/>
                    <w:sz w:val="24"/>
                    <w:szCs w:val="24"/>
                  </w:rPr>
                </w:rPrChange>
              </w:rPr>
            </w:pPr>
          </w:p>
        </w:tc>
      </w:tr>
      <w:tr w:rsidR="2E255375" w:rsidTr="2E255375" w14:paraId="005628E1">
        <w:trPr>
          <w:trHeight w:val="495"/>
          <w:ins w:author="Shoeb Memon (SHM)" w:date="2023-04-06T01:15:47.308Z" w:id="1379919661"/>
          <w:trPrChange w:author="Shoeb Memon (SHM)" w:date="2023-04-06T01:17:58.776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F4CC783" w:rsidP="2E255375" w:rsidRDefault="6F4CC783" w14:paraId="33C82682" w14:textId="4A607710">
            <w:pPr>
              <w:pStyle w:val="Normal"/>
              <w:bidi w:val="0"/>
              <w:spacing w:before="0" w:beforeAutospacing="off" w:after="0" w:afterAutospacing="off" w:line="240" w:lineRule="auto"/>
              <w:ind w:left="0" w:right="0"/>
              <w:jc w:val="left"/>
              <w:rPr>
                <w:ins w:author="Shoeb Memon (SHM)" w:date="2023-04-06T01:22:11.375Z" w:id="2015684319"/>
                <w:rFonts w:eastAsia="Calibri"/>
                <w:rPrChange w:author="Shoeb Memon (SHM)" w:date="2023-04-06T01:24:08.963Z" w:id="343283567">
                  <w:rPr>
                    <w:ins w:author="Shoeb Memon (SHM)" w:date="2023-04-06T01:22:11.375Z" w:id="525212419"/>
                    <w:rFonts w:ascii="Arial" w:hAnsi="Arial" w:eastAsia="Arial" w:cs="Arial"/>
                    <w:sz w:val="24"/>
                    <w:szCs w:val="24"/>
                  </w:rPr>
                </w:rPrChange>
              </w:rPr>
              <w:pPrChange w:author="Shoeb Memon (SHM)" w:date="2023-04-06T01:24:08.963Z">
                <w:pPr>
                  <w:pStyle w:val="Normal"/>
                  <w:spacing w:before="0" w:beforeAutospacing="off"/>
                </w:pPr>
              </w:pPrChange>
            </w:pPr>
            <w:ins w:author="Shoeb Memon (SHM)" w:date="2023-04-06T01:22:38.051Z" w:id="1215197916">
              <w:r w:rsidRPr="2E255375" w:rsidR="6F4CC783">
                <w:rPr>
                  <w:rFonts w:eastAsia="Calibri"/>
                  <w:rPrChange w:author="Shoeb Memon (SHM)" w:date="2023-04-06T01:24:08.963Z" w:id="678905202">
                    <w:rPr>
                      <w:rFonts w:ascii="Arial" w:hAnsi="Arial" w:eastAsia="Arial" w:cs="Arial"/>
                      <w:sz w:val="24"/>
                      <w:szCs w:val="24"/>
                    </w:rPr>
                  </w:rPrChange>
                </w:rPr>
                <w:t xml:space="preserve">Restrict Read on </w:t>
              </w:r>
              <w:r w:rsidRPr="2E255375" w:rsidR="70ADE2C3">
                <w:rPr>
                  <w:rFonts w:eastAsia="Calibri"/>
                  <w:rPrChange w:author="Shoeb Memon (SHM)" w:date="2023-04-06T01:24:08.963Z" w:id="339568494">
                    <w:rPr>
                      <w:rFonts w:ascii="Arial" w:hAnsi="Arial" w:eastAsia="Arial" w:cs="Arial"/>
                      <w:sz w:val="24"/>
                      <w:szCs w:val="24"/>
                    </w:rPr>
                  </w:rPrChange>
                </w:rPr>
                <w:t>Invoices</w:t>
              </w:r>
            </w:ins>
          </w:p>
          <w:p w:rsidR="2E255375" w:rsidP="2E255375" w:rsidRDefault="2E255375" w14:paraId="4DF9C25B" w14:textId="7B2C24C8">
            <w:pPr>
              <w:pStyle w:val="Normal"/>
              <w:bidi w:val="0"/>
              <w:spacing w:before="0" w:beforeAutospacing="off" w:after="0" w:afterAutospacing="off" w:line="240" w:lineRule="auto"/>
              <w:ind w:left="0" w:right="0"/>
              <w:jc w:val="left"/>
              <w:rPr>
                <w:rFonts w:eastAsia="Calibri"/>
                <w:rPrChange w:author="Shoeb Memon (SHM)" w:date="2023-04-06T01:24:08.964Z" w:id="207388992">
                  <w:rPr>
                    <w:rFonts w:ascii="Arial" w:hAnsi="Arial" w:eastAsia="Arial" w:cs="Arial"/>
                    <w:strike w:val="0"/>
                    <w:dstrike w:val="0"/>
                    <w:color w:val="D13438"/>
                    <w:sz w:val="24"/>
                    <w:szCs w:val="24"/>
                    <w:u w:val="none"/>
                  </w:rPr>
                </w:rPrChange>
              </w:rPr>
              <w:pPrChange w:author="Shoeb Memon (SHM)" w:date="2023-04-06T01:24:08.964Z">
                <w:pPr>
                  <w:pStyle w:val="Normal"/>
                  <w:spacing w:before="0" w:beforeAutospacing="off"/>
                </w:pPr>
              </w:pPrChange>
            </w:pPr>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386A56FC" w:rsidP="2E255375" w:rsidRDefault="386A56FC" w14:paraId="069CE167" w14:textId="51A22F74">
            <w:pPr>
              <w:pStyle w:val="Normal"/>
              <w:bidi w:val="0"/>
              <w:spacing w:before="0" w:beforeAutospacing="off" w:after="0" w:afterAutospacing="off" w:line="240" w:lineRule="auto"/>
              <w:ind w:left="0" w:right="0"/>
              <w:jc w:val="left"/>
              <w:rPr>
                <w:ins w:author="Shoeb Memon (SHM)" w:date="2023-04-06T01:20:51.042Z" w:id="1692602694"/>
                <w:rFonts w:eastAsia="Calibri"/>
                <w:rPrChange w:author="Shoeb Memon (SHM)" w:date="2023-04-06T01:24:08.965Z" w:id="757795450">
                  <w:rPr>
                    <w:ins w:author="Shoeb Memon (SHM)" w:date="2023-04-06T01:20:51.042Z" w:id="946579132"/>
                    <w:rFonts w:ascii="Arial" w:hAnsi="Arial" w:eastAsia="Arial" w:cs="Arial"/>
                    <w:sz w:val="24"/>
                    <w:szCs w:val="24"/>
                  </w:rPr>
                </w:rPrChange>
              </w:rPr>
              <w:pPrChange w:author="Shoeb Memon (SHM)" w:date="2023-04-06T01:24:08.965Z">
                <w:pPr>
                  <w:pStyle w:val="Normal"/>
                  <w:spacing w:before="0" w:beforeAutospacing="off"/>
                </w:pPr>
              </w:pPrChange>
            </w:pPr>
            <w:ins w:author="Shoeb Memon (SHM)" w:date="2023-04-06T01:20:51.042Z" w:id="262186582">
              <w:r w:rsidRPr="2E255375" w:rsidR="386A56FC">
                <w:rPr>
                  <w:rFonts w:eastAsia="Calibri"/>
                  <w:rPrChange w:author="Shoeb Memon (SHM)" w:date="2023-04-06T01:24:08.965Z" w:id="1148671943">
                    <w:rPr>
                      <w:rFonts w:ascii="Arial" w:hAnsi="Arial" w:eastAsia="Arial" w:cs="Arial"/>
                      <w:sz w:val="24"/>
                      <w:szCs w:val="24"/>
                    </w:rPr>
                  </w:rPrChange>
                </w:rPr>
                <w:t>Restrict read</w:t>
              </w:r>
            </w:ins>
          </w:p>
          <w:p w:rsidR="2E255375" w:rsidP="2E255375" w:rsidRDefault="2E255375" w14:paraId="69A8340E" w14:textId="719210D2">
            <w:pPr>
              <w:pStyle w:val="Normal"/>
              <w:bidi w:val="0"/>
              <w:spacing w:before="0" w:beforeAutospacing="off" w:after="0" w:afterAutospacing="off" w:line="240" w:lineRule="auto"/>
              <w:ind w:left="0" w:right="0"/>
              <w:jc w:val="left"/>
              <w:rPr>
                <w:rFonts w:eastAsia="Calibri"/>
                <w:rPrChange w:author="Shoeb Memon (SHM)" w:date="2023-04-06T01:24:08.966Z" w:id="711569063">
                  <w:rPr>
                    <w:rFonts w:ascii="Arial" w:hAnsi="Arial" w:eastAsia="Arial" w:cs="Arial"/>
                    <w:strike w:val="0"/>
                    <w:dstrike w:val="0"/>
                    <w:color w:val="D13438"/>
                    <w:sz w:val="24"/>
                    <w:szCs w:val="24"/>
                    <w:u w:val="none"/>
                  </w:rPr>
                </w:rPrChange>
              </w:rPr>
              <w:pPrChange w:author="Shoeb Memon (SHM)" w:date="2023-04-06T01:24:08.966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04B13CBC" w:rsidP="2E255375" w:rsidRDefault="04B13CBC" w14:paraId="2F4EE10A" w14:textId="3E40ABC4">
            <w:pPr>
              <w:pStyle w:val="Normal"/>
              <w:bidi w:val="0"/>
              <w:spacing w:before="0" w:beforeAutospacing="off" w:after="0" w:afterAutospacing="off" w:line="240" w:lineRule="auto"/>
              <w:ind w:left="0" w:right="0"/>
              <w:jc w:val="left"/>
              <w:rPr>
                <w:rFonts w:eastAsia="Calibri"/>
                <w:rPrChange w:author="Shoeb Memon (SHM)" w:date="2023-04-06T01:24:08.968Z" w:id="735863798">
                  <w:rPr>
                    <w:rFonts w:ascii="Arial" w:hAnsi="Arial" w:eastAsia="Arial" w:cs="Arial"/>
                    <w:strike w:val="0"/>
                    <w:dstrike w:val="0"/>
                    <w:color w:val="D13438"/>
                    <w:sz w:val="24"/>
                    <w:szCs w:val="24"/>
                    <w:u w:val="none"/>
                  </w:rPr>
                </w:rPrChange>
              </w:rPr>
              <w:pPrChange w:author="Shoeb Memon (SHM)" w:date="2023-04-06T01:24:08.967Z">
                <w:pPr>
                  <w:pStyle w:val="Normal"/>
                  <w:spacing w:before="0" w:beforeAutospacing="off"/>
                </w:pPr>
              </w:pPrChange>
            </w:pPr>
            <w:ins w:author="Shoeb Memon (SHM)" w:date="2023-04-06T01:23:22.676Z" w:id="1060873770">
              <w:r w:rsidRPr="2E255375" w:rsidR="04B13CBC">
                <w:rPr>
                  <w:rFonts w:eastAsia="Calibri"/>
                  <w:rPrChange w:author="Shoeb Memon (SHM)" w:date="2023-04-06T01:24:08.968Z" w:id="885906964">
                    <w:rPr>
                      <w:rFonts w:ascii="Arial" w:hAnsi="Arial" w:eastAsia="Arial" w:cs="Arial"/>
                      <w:strike w:val="0"/>
                      <w:dstrike w:val="0"/>
                      <w:color w:val="D13438"/>
                      <w:sz w:val="24"/>
                      <w:szCs w:val="24"/>
                      <w:u w:val="none"/>
                    </w:rPr>
                  </w:rPrChange>
                </w:rPr>
                <w:t>Invoices</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25D1D9B3" w14:textId="65204784">
            <w:pPr>
              <w:pStyle w:val="Normal"/>
              <w:bidi w:val="0"/>
              <w:spacing w:before="0" w:beforeAutospacing="off" w:after="0" w:afterAutospacing="off" w:line="240" w:lineRule="auto"/>
              <w:ind w:left="0" w:right="0"/>
              <w:jc w:val="left"/>
              <w:rPr>
                <w:ins w:author="Shoeb Memon (SHM)" w:date="2023-04-06T01:17:07.736Z" w:id="975231146"/>
                <w:rFonts w:eastAsia="Calibri"/>
              </w:rPr>
            </w:pPr>
            <w:ins w:author="Shoeb Memon (SHM)" w:date="2023-04-06T01:17:07.736Z" w:id="173582168">
              <w:r w:rsidRPr="2E255375" w:rsidR="459C8625">
                <w:rPr>
                  <w:rFonts w:eastAsia="Calibri"/>
                </w:rPr>
                <w:t>All Content</w:t>
              </w:r>
            </w:ins>
          </w:p>
          <w:p w:rsidR="2E255375" w:rsidP="2E255375" w:rsidRDefault="2E255375" w14:paraId="762113F3" w14:textId="187E0A73">
            <w:pPr>
              <w:pStyle w:val="Normal"/>
              <w:bidi w:val="0"/>
              <w:spacing w:before="0" w:beforeAutospacing="off" w:after="0" w:afterAutospacing="off" w:line="240" w:lineRule="auto"/>
              <w:ind w:left="0" w:right="0"/>
              <w:jc w:val="left"/>
              <w:rPr>
                <w:rFonts w:eastAsia="Calibri"/>
                <w:rPrChange w:author="Shoeb Memon (SHM)" w:date="2023-04-06T01:24:08.97Z" w:id="1225189715">
                  <w:rPr>
                    <w:rFonts w:ascii="Arial" w:hAnsi="Arial" w:eastAsia="Arial" w:cs="Arial"/>
                    <w:strike w:val="0"/>
                    <w:dstrike w:val="0"/>
                    <w:color w:val="D13438"/>
                    <w:sz w:val="24"/>
                    <w:szCs w:val="24"/>
                    <w:u w:val="none"/>
                  </w:rPr>
                </w:rPrChange>
              </w:rPr>
              <w:pPrChange w:author="Shoeb Memon (SHM)" w:date="2023-04-06T01:24:08.97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74E8BAC1" w:rsidP="2E255375" w:rsidRDefault="74E8BAC1" w14:paraId="1DF531DE" w14:textId="7491A62F">
            <w:pPr>
              <w:pStyle w:val="Normal"/>
              <w:bidi w:val="0"/>
              <w:spacing w:before="0" w:beforeAutospacing="off" w:after="0" w:afterAutospacing="off" w:line="240" w:lineRule="auto"/>
              <w:ind w:left="0" w:right="0"/>
              <w:jc w:val="left"/>
              <w:rPr>
                <w:ins w:author="Shoeb Memon (SHM)" w:date="2023-04-06T01:25:53.543Z" w:id="122005990"/>
                <w:rFonts w:eastAsia="Calibri"/>
              </w:rPr>
            </w:pPr>
            <w:ins w:author="Shoeb Memon (SHM)" w:date="2023-04-06T01:25:53.543Z" w:id="325620719">
              <w:r w:rsidRPr="2E255375" w:rsidR="74E8BAC1">
                <w:rPr>
                  <w:rFonts w:eastAsia="Calibri"/>
                </w:rPr>
                <w:t>Administrators, Authenticated Users</w:t>
              </w:r>
            </w:ins>
          </w:p>
          <w:p w:rsidR="2E255375" w:rsidP="2E255375" w:rsidRDefault="2E255375" w14:paraId="38A5AA35" w14:textId="28727A5D">
            <w:pPr>
              <w:pStyle w:val="Normal"/>
              <w:bidi w:val="0"/>
              <w:spacing w:before="0" w:beforeAutospacing="off" w:after="0" w:afterAutospacing="off" w:line="240" w:lineRule="auto"/>
              <w:ind w:left="0" w:right="0"/>
              <w:jc w:val="left"/>
              <w:rPr>
                <w:rFonts w:eastAsia="Calibri"/>
                <w:rPrChange w:author="Shoeb Memon (SHM)" w:date="2023-04-06T01:24:08.971Z" w:id="1141988661">
                  <w:rPr>
                    <w:rFonts w:ascii="Arial" w:hAnsi="Arial" w:eastAsia="Arial" w:cs="Arial"/>
                    <w:strike w:val="0"/>
                    <w:dstrike w:val="0"/>
                    <w:color w:val="D13438"/>
                    <w:sz w:val="24"/>
                    <w:szCs w:val="24"/>
                    <w:u w:val="none"/>
                  </w:rPr>
                </w:rPrChange>
              </w:rPr>
            </w:pPr>
          </w:p>
        </w:tc>
      </w:tr>
      <w:tr w:rsidR="2E255375" w:rsidTr="2E255375" w14:paraId="3B0CF8F0">
        <w:trPr>
          <w:trHeight w:val="495"/>
          <w:ins w:author="Shoeb Memon (SHM)" w:date="2023-04-06T01:15:47.308Z" w:id="168991543"/>
          <w:trPrChange w:author="Shoeb Memon (SHM)" w:date="2023-04-06T01:17:58.777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1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053804AF" w:rsidP="2E255375" w:rsidRDefault="053804AF" w14:paraId="396AF443" w14:textId="6B284F81">
            <w:pPr>
              <w:pStyle w:val="Normal"/>
              <w:bidi w:val="0"/>
              <w:spacing w:before="0" w:beforeAutospacing="off" w:after="0" w:afterAutospacing="off" w:line="240" w:lineRule="auto"/>
              <w:ind w:left="0" w:right="0"/>
              <w:jc w:val="left"/>
              <w:rPr>
                <w:ins w:author="Shoeb Memon (SHM)" w:date="2023-04-06T01:22:12.543Z" w:id="2126135462"/>
                <w:rFonts w:eastAsia="Calibri"/>
                <w:rPrChange w:author="Shoeb Memon (SHM)" w:date="2023-04-06T01:24:12.155Z" w:id="806239603">
                  <w:rPr>
                    <w:ins w:author="Shoeb Memon (SHM)" w:date="2023-04-06T01:22:12.543Z" w:id="1412684929"/>
                    <w:rFonts w:ascii="Arial" w:hAnsi="Arial" w:eastAsia="Arial" w:cs="Arial"/>
                    <w:sz w:val="24"/>
                    <w:szCs w:val="24"/>
                  </w:rPr>
                </w:rPrChange>
              </w:rPr>
              <w:pPrChange w:author="Shoeb Memon (SHM)" w:date="2023-04-06T01:24:12.154Z">
                <w:pPr>
                  <w:pStyle w:val="Normal"/>
                  <w:spacing w:before="0" w:beforeAutospacing="off"/>
                </w:pPr>
              </w:pPrChange>
            </w:pPr>
            <w:ins w:author="Shoeb Memon (SHM)" w:date="2023-04-06T01:22:51.296Z" w:id="461370311">
              <w:r w:rsidRPr="2E255375" w:rsidR="053804AF">
                <w:rPr>
                  <w:rFonts w:eastAsia="Calibri"/>
                  <w:rPrChange w:author="Shoeb Memon (SHM)" w:date="2023-04-06T01:24:12.155Z" w:id="1353806141">
                    <w:rPr>
                      <w:rFonts w:ascii="Arial" w:hAnsi="Arial" w:eastAsia="Arial" w:cs="Arial"/>
                      <w:sz w:val="24"/>
                      <w:szCs w:val="24"/>
                    </w:rPr>
                  </w:rPrChange>
                </w:rPr>
                <w:t xml:space="preserve">Restrict Read on </w:t>
              </w:r>
              <w:r w:rsidRPr="2E255375" w:rsidR="12CC2A35">
                <w:rPr>
                  <w:rFonts w:eastAsia="Calibri"/>
                  <w:rPrChange w:author="Shoeb Memon (SHM)" w:date="2023-04-06T01:24:12.155Z" w:id="683846017">
                    <w:rPr>
                      <w:rFonts w:ascii="Arial" w:hAnsi="Arial" w:eastAsia="Arial" w:cs="Arial"/>
                      <w:sz w:val="24"/>
                      <w:szCs w:val="24"/>
                    </w:rPr>
                  </w:rPrChange>
                </w:rPr>
                <w:t>Onboarding</w:t>
              </w:r>
            </w:ins>
          </w:p>
          <w:p w:rsidR="2E255375" w:rsidP="2E255375" w:rsidRDefault="2E255375" w14:paraId="0FCE2FA4" w14:textId="46CFEE30">
            <w:pPr>
              <w:pStyle w:val="Normal"/>
              <w:bidi w:val="0"/>
              <w:spacing w:before="0" w:beforeAutospacing="off" w:after="0" w:afterAutospacing="off" w:line="240" w:lineRule="auto"/>
              <w:ind w:left="0" w:right="0"/>
              <w:jc w:val="left"/>
              <w:rPr>
                <w:rFonts w:eastAsia="Calibri"/>
                <w:rPrChange w:author="Shoeb Memon (SHM)" w:date="2023-04-06T01:24:12.156Z" w:id="99099148">
                  <w:rPr>
                    <w:rFonts w:ascii="Arial" w:hAnsi="Arial" w:eastAsia="Arial" w:cs="Arial"/>
                    <w:strike w:val="0"/>
                    <w:dstrike w:val="0"/>
                    <w:color w:val="D13438"/>
                    <w:sz w:val="24"/>
                    <w:szCs w:val="24"/>
                    <w:u w:val="none"/>
                  </w:rPr>
                </w:rPrChange>
              </w:rPr>
              <w:pPrChange w:author="Shoeb Memon (SHM)" w:date="2023-04-06T01:24:12.156Z">
                <w:pPr>
                  <w:pStyle w:val="Normal"/>
                  <w:spacing w:before="0" w:beforeAutospacing="off"/>
                </w:pPr>
              </w:pPrChange>
            </w:pPr>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386A56FC" w:rsidP="2E255375" w:rsidRDefault="386A56FC" w14:paraId="4A26327E" w14:textId="51A22F74">
            <w:pPr>
              <w:pStyle w:val="Normal"/>
              <w:bidi w:val="0"/>
              <w:spacing w:before="0" w:beforeAutospacing="off" w:after="0" w:afterAutospacing="off" w:line="240" w:lineRule="auto"/>
              <w:ind w:left="0" w:right="0"/>
              <w:jc w:val="left"/>
              <w:rPr>
                <w:ins w:author="Shoeb Memon (SHM)" w:date="2023-04-06T01:20:51.995Z" w:id="1279820521"/>
                <w:rFonts w:eastAsia="Calibri"/>
                <w:rPrChange w:author="Shoeb Memon (SHM)" w:date="2023-04-06T01:24:12.157Z" w:id="169701399">
                  <w:rPr>
                    <w:ins w:author="Shoeb Memon (SHM)" w:date="2023-04-06T01:20:51.995Z" w:id="936809237"/>
                    <w:rFonts w:ascii="Arial" w:hAnsi="Arial" w:eastAsia="Arial" w:cs="Arial"/>
                    <w:sz w:val="24"/>
                    <w:szCs w:val="24"/>
                  </w:rPr>
                </w:rPrChange>
              </w:rPr>
              <w:pPrChange w:author="Shoeb Memon (SHM)" w:date="2023-04-06T01:24:12.157Z">
                <w:pPr>
                  <w:pStyle w:val="Normal"/>
                  <w:spacing w:before="0" w:beforeAutospacing="off"/>
                </w:pPr>
              </w:pPrChange>
            </w:pPr>
            <w:ins w:author="Shoeb Memon (SHM)" w:date="2023-04-06T01:20:51.995Z" w:id="1765515079">
              <w:r w:rsidRPr="2E255375" w:rsidR="386A56FC">
                <w:rPr>
                  <w:rFonts w:eastAsia="Calibri"/>
                  <w:rPrChange w:author="Shoeb Memon (SHM)" w:date="2023-04-06T01:24:12.157Z" w:id="1601145177">
                    <w:rPr>
                      <w:rFonts w:ascii="Arial" w:hAnsi="Arial" w:eastAsia="Arial" w:cs="Arial"/>
                      <w:sz w:val="24"/>
                      <w:szCs w:val="24"/>
                    </w:rPr>
                  </w:rPrChange>
                </w:rPr>
                <w:t>Restrict read</w:t>
              </w:r>
            </w:ins>
          </w:p>
          <w:p w:rsidR="2E255375" w:rsidP="2E255375" w:rsidRDefault="2E255375" w14:paraId="378A1DC1" w14:textId="1CBC164B">
            <w:pPr>
              <w:pStyle w:val="Normal"/>
              <w:bidi w:val="0"/>
              <w:spacing w:before="0" w:beforeAutospacing="off" w:after="0" w:afterAutospacing="off" w:line="240" w:lineRule="auto"/>
              <w:ind w:left="0" w:right="0"/>
              <w:jc w:val="left"/>
              <w:rPr>
                <w:rFonts w:eastAsia="Calibri"/>
                <w:rPrChange w:author="Shoeb Memon (SHM)" w:date="2023-04-06T01:24:12.159Z" w:id="653790830">
                  <w:rPr>
                    <w:rFonts w:ascii="Arial" w:hAnsi="Arial" w:eastAsia="Arial" w:cs="Arial"/>
                    <w:strike w:val="0"/>
                    <w:dstrike w:val="0"/>
                    <w:color w:val="D13438"/>
                    <w:sz w:val="24"/>
                    <w:szCs w:val="24"/>
                    <w:u w:val="none"/>
                  </w:rPr>
                </w:rPrChange>
              </w:rPr>
              <w:pPrChange w:author="Shoeb Memon (SHM)" w:date="2023-04-06T01:24:12.158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AEED6DF" w:rsidP="2E255375" w:rsidRDefault="2AEED6DF" w14:paraId="66C43354" w14:textId="090641DF">
            <w:pPr>
              <w:pStyle w:val="Normal"/>
              <w:bidi w:val="0"/>
              <w:spacing w:before="0" w:beforeAutospacing="off" w:after="0" w:afterAutospacing="off" w:line="240" w:lineRule="auto"/>
              <w:ind w:left="0" w:right="0"/>
              <w:jc w:val="left"/>
              <w:rPr>
                <w:rFonts w:eastAsia="Calibri"/>
                <w:rPrChange w:author="Shoeb Memon (SHM)" w:date="2023-04-06T01:24:12.16Z" w:id="1926790155">
                  <w:rPr>
                    <w:rFonts w:ascii="Arial" w:hAnsi="Arial" w:eastAsia="Arial" w:cs="Arial"/>
                    <w:strike w:val="0"/>
                    <w:dstrike w:val="0"/>
                    <w:color w:val="D13438"/>
                    <w:sz w:val="24"/>
                    <w:szCs w:val="24"/>
                    <w:u w:val="none"/>
                  </w:rPr>
                </w:rPrChange>
              </w:rPr>
              <w:pPrChange w:author="Shoeb Memon (SHM)" w:date="2023-04-06T01:24:12.16Z">
                <w:pPr>
                  <w:pStyle w:val="Normal"/>
                  <w:spacing w:before="0" w:beforeAutospacing="off"/>
                </w:pPr>
              </w:pPrChange>
            </w:pPr>
            <w:ins w:author="Shoeb Memon (SHM)" w:date="2023-04-06T01:23:36.599Z" w:id="109374051">
              <w:r w:rsidRPr="2E255375" w:rsidR="2AEED6DF">
                <w:rPr>
                  <w:rFonts w:eastAsia="Calibri"/>
                  <w:rPrChange w:author="Shoeb Memon (SHM)" w:date="2023-04-06T01:24:12.16Z" w:id="1447987957">
                    <w:rPr>
                      <w:rFonts w:ascii="Arial" w:hAnsi="Arial" w:eastAsia="Arial" w:cs="Arial"/>
                      <w:strike w:val="0"/>
                      <w:dstrike w:val="0"/>
                      <w:color w:val="D13438"/>
                      <w:sz w:val="24"/>
                      <w:szCs w:val="24"/>
                      <w:u w:val="none"/>
                    </w:rPr>
                  </w:rPrChange>
                </w:rPr>
                <w:t>Onboarding</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0912F4BE" w14:textId="65204784">
            <w:pPr>
              <w:pStyle w:val="Normal"/>
              <w:bidi w:val="0"/>
              <w:spacing w:before="0" w:beforeAutospacing="off" w:after="0" w:afterAutospacing="off" w:line="240" w:lineRule="auto"/>
              <w:ind w:left="0" w:right="0"/>
              <w:jc w:val="left"/>
              <w:rPr>
                <w:ins w:author="Shoeb Memon (SHM)" w:date="2023-04-06T01:17:12.155Z" w:id="519492530"/>
                <w:rFonts w:eastAsia="Calibri"/>
              </w:rPr>
            </w:pPr>
            <w:ins w:author="Shoeb Memon (SHM)" w:date="2023-04-06T01:17:12.155Z" w:id="1895835910">
              <w:r w:rsidRPr="2E255375" w:rsidR="459C8625">
                <w:rPr>
                  <w:rFonts w:eastAsia="Calibri"/>
                </w:rPr>
                <w:t>All Content</w:t>
              </w:r>
            </w:ins>
          </w:p>
          <w:p w:rsidR="2E255375" w:rsidP="2E255375" w:rsidRDefault="2E255375" w14:paraId="537FE86A" w14:textId="0C523A4B">
            <w:pPr>
              <w:pStyle w:val="Normal"/>
              <w:bidi w:val="0"/>
              <w:spacing w:before="0" w:beforeAutospacing="off" w:after="0" w:afterAutospacing="off" w:line="240" w:lineRule="auto"/>
              <w:ind w:left="0" w:right="0"/>
              <w:jc w:val="left"/>
              <w:rPr>
                <w:rFonts w:eastAsia="Calibri"/>
                <w:rPrChange w:author="Shoeb Memon (SHM)" w:date="2023-04-06T01:24:12.162Z" w:id="1495679114">
                  <w:rPr>
                    <w:rFonts w:ascii="Arial" w:hAnsi="Arial" w:eastAsia="Arial" w:cs="Arial"/>
                    <w:strike w:val="0"/>
                    <w:dstrike w:val="0"/>
                    <w:color w:val="D13438"/>
                    <w:sz w:val="24"/>
                    <w:szCs w:val="24"/>
                    <w:u w:val="none"/>
                  </w:rPr>
                </w:rPrChange>
              </w:rPr>
              <w:pPrChange w:author="Shoeb Memon (SHM)" w:date="2023-04-06T01:24:12.162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5B2CAE79" w:rsidP="2E255375" w:rsidRDefault="5B2CAE79" w14:paraId="178F7386" w14:textId="7491A62F">
            <w:pPr>
              <w:pStyle w:val="Normal"/>
              <w:bidi w:val="0"/>
              <w:spacing w:before="0" w:beforeAutospacing="off" w:after="0" w:afterAutospacing="off" w:line="240" w:lineRule="auto"/>
              <w:ind w:left="0" w:right="0"/>
              <w:jc w:val="left"/>
              <w:rPr>
                <w:ins w:author="Shoeb Memon (SHM)" w:date="2023-04-06T01:25:54.586Z" w:id="52017781"/>
                <w:rFonts w:eastAsia="Calibri"/>
              </w:rPr>
            </w:pPr>
            <w:ins w:author="Shoeb Memon (SHM)" w:date="2023-04-06T01:25:54.586Z" w:id="467718235">
              <w:r w:rsidRPr="2E255375" w:rsidR="5B2CAE79">
                <w:rPr>
                  <w:rFonts w:eastAsia="Calibri"/>
                </w:rPr>
                <w:t>Administrators, Authenticated Users</w:t>
              </w:r>
            </w:ins>
          </w:p>
          <w:p w:rsidR="2E255375" w:rsidP="2E255375" w:rsidRDefault="2E255375" w14:paraId="0E893D22" w14:textId="2F3A7D33">
            <w:pPr>
              <w:pStyle w:val="Normal"/>
              <w:bidi w:val="0"/>
              <w:spacing w:before="0" w:beforeAutospacing="off" w:after="0" w:afterAutospacing="off" w:line="240" w:lineRule="auto"/>
              <w:ind w:left="0" w:right="0"/>
              <w:jc w:val="left"/>
              <w:rPr>
                <w:rFonts w:eastAsia="Calibri"/>
                <w:rPrChange w:author="Shoeb Memon (SHM)" w:date="2023-04-06T01:24:12.163Z" w:id="100060870">
                  <w:rPr>
                    <w:rFonts w:ascii="Arial" w:hAnsi="Arial" w:eastAsia="Arial" w:cs="Arial"/>
                    <w:strike w:val="0"/>
                    <w:dstrike w:val="0"/>
                    <w:color w:val="D13438"/>
                    <w:sz w:val="24"/>
                    <w:szCs w:val="24"/>
                    <w:u w:val="none"/>
                  </w:rPr>
                </w:rPrChange>
              </w:rPr>
            </w:pPr>
          </w:p>
        </w:tc>
      </w:tr>
      <w:tr w:rsidR="2E255375" w:rsidTr="2E255375" w14:paraId="37047B19">
        <w:trPr>
          <w:trHeight w:val="495"/>
          <w:ins w:author="Shoeb Memon (SHM)" w:date="2023-04-06T01:15:47.309Z" w:id="287837949"/>
          <w:trPrChange w:author="Shoeb Memon (SHM)" w:date="2023-04-06T01:17:58.778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76F7754" w:rsidP="2E255375" w:rsidRDefault="676F7754" w14:paraId="138396EC" w14:textId="61D2D296">
            <w:pPr>
              <w:pStyle w:val="Normal"/>
              <w:bidi w:val="0"/>
              <w:spacing w:before="0" w:beforeAutospacing="off" w:after="0" w:afterAutospacing="off" w:line="240" w:lineRule="auto"/>
              <w:ind w:left="0" w:right="0"/>
              <w:jc w:val="left"/>
              <w:rPr>
                <w:ins w:author="Shoeb Memon (SHM)" w:date="2023-04-06T01:22:13.583Z" w:id="931089112"/>
                <w:rFonts w:eastAsia="Calibri"/>
                <w:rPrChange w:author="Shoeb Memon (SHM)" w:date="2023-04-06T01:24:14.81Z" w:id="205179424">
                  <w:rPr>
                    <w:ins w:author="Shoeb Memon (SHM)" w:date="2023-04-06T01:22:13.583Z" w:id="1326364477"/>
                    <w:rFonts w:ascii="Arial" w:hAnsi="Arial" w:eastAsia="Arial" w:cs="Arial"/>
                    <w:sz w:val="24"/>
                    <w:szCs w:val="24"/>
                  </w:rPr>
                </w:rPrChange>
              </w:rPr>
              <w:pPrChange w:author="Shoeb Memon (SHM)" w:date="2023-04-06T01:24:14.81Z">
                <w:pPr>
                  <w:pStyle w:val="Normal"/>
                  <w:spacing w:before="0" w:beforeAutospacing="off"/>
                </w:pPr>
              </w:pPrChange>
            </w:pPr>
            <w:ins w:author="Shoeb Memon (SHM)" w:date="2023-04-06T01:22:55.845Z" w:id="1126090567">
              <w:r w:rsidRPr="2E255375" w:rsidR="676F7754">
                <w:rPr>
                  <w:rFonts w:eastAsia="Calibri"/>
                  <w:rPrChange w:author="Shoeb Memon (SHM)" w:date="2023-04-06T01:24:14.81Z" w:id="643136423">
                    <w:rPr>
                      <w:rFonts w:ascii="Arial" w:hAnsi="Arial" w:eastAsia="Arial" w:cs="Arial"/>
                      <w:sz w:val="24"/>
                      <w:szCs w:val="24"/>
                    </w:rPr>
                  </w:rPrChange>
                </w:rPr>
                <w:t xml:space="preserve">Restrict Read on </w:t>
              </w:r>
              <w:r w:rsidRPr="2E255375" w:rsidR="6F14201D">
                <w:rPr>
                  <w:rFonts w:eastAsia="Calibri"/>
                  <w:rPrChange w:author="Shoeb Memon (SHM)" w:date="2023-04-06T01:24:14.81Z" w:id="1142920357">
                    <w:rPr>
                      <w:rFonts w:ascii="Arial" w:hAnsi="Arial" w:eastAsia="Arial" w:cs="Arial"/>
                      <w:sz w:val="24"/>
                      <w:szCs w:val="24"/>
                    </w:rPr>
                  </w:rPrChange>
                </w:rPr>
                <w:t>Support</w:t>
              </w:r>
            </w:ins>
          </w:p>
          <w:p w:rsidR="2E255375" w:rsidP="2E255375" w:rsidRDefault="2E255375" w14:paraId="5A781422" w14:textId="07113793">
            <w:pPr>
              <w:pStyle w:val="Normal"/>
              <w:bidi w:val="0"/>
              <w:spacing w:before="0" w:beforeAutospacing="off" w:after="0" w:afterAutospacing="off" w:line="240" w:lineRule="auto"/>
              <w:ind w:left="0" w:right="0"/>
              <w:jc w:val="left"/>
              <w:rPr>
                <w:rFonts w:eastAsia="Calibri"/>
                <w:rPrChange w:author="Shoeb Memon (SHM)" w:date="2023-04-06T01:24:14.812Z" w:id="1540672751">
                  <w:rPr>
                    <w:rFonts w:ascii="Arial" w:hAnsi="Arial" w:eastAsia="Arial" w:cs="Arial"/>
                    <w:strike w:val="0"/>
                    <w:dstrike w:val="0"/>
                    <w:color w:val="D13438"/>
                    <w:sz w:val="24"/>
                    <w:szCs w:val="24"/>
                    <w:u w:val="none"/>
                  </w:rPr>
                </w:rPrChange>
              </w:rPr>
              <w:pPrChange w:author="Shoeb Memon (SHM)" w:date="2023-04-06T01:24:14.811Z">
                <w:pPr>
                  <w:pStyle w:val="Normal"/>
                  <w:spacing w:before="0" w:beforeAutospacing="off"/>
                </w:pPr>
              </w:pPrChange>
            </w:pPr>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55A10D40" w:rsidP="2E255375" w:rsidRDefault="55A10D40" w14:paraId="15A44527" w14:textId="51A22F74">
            <w:pPr>
              <w:pStyle w:val="Normal"/>
              <w:bidi w:val="0"/>
              <w:spacing w:before="0" w:beforeAutospacing="off" w:after="0" w:afterAutospacing="off" w:line="240" w:lineRule="auto"/>
              <w:ind w:left="0" w:right="0"/>
              <w:jc w:val="left"/>
              <w:rPr>
                <w:ins w:author="Shoeb Memon (SHM)" w:date="2023-04-06T01:20:52.638Z" w:id="199345307"/>
                <w:rFonts w:eastAsia="Calibri"/>
                <w:rPrChange w:author="Shoeb Memon (SHM)" w:date="2023-04-06T01:24:14.813Z" w:id="1057887340">
                  <w:rPr>
                    <w:ins w:author="Shoeb Memon (SHM)" w:date="2023-04-06T01:20:52.638Z" w:id="1989571872"/>
                    <w:rFonts w:ascii="Arial" w:hAnsi="Arial" w:eastAsia="Arial" w:cs="Arial"/>
                    <w:sz w:val="24"/>
                    <w:szCs w:val="24"/>
                  </w:rPr>
                </w:rPrChange>
              </w:rPr>
              <w:pPrChange w:author="Shoeb Memon (SHM)" w:date="2023-04-06T01:24:14.812Z">
                <w:pPr>
                  <w:pStyle w:val="Normal"/>
                  <w:spacing w:before="0" w:beforeAutospacing="off"/>
                </w:pPr>
              </w:pPrChange>
            </w:pPr>
            <w:ins w:author="Shoeb Memon (SHM)" w:date="2023-04-06T01:20:52.638Z" w:id="1244432090">
              <w:r w:rsidRPr="2E255375" w:rsidR="55A10D40">
                <w:rPr>
                  <w:rFonts w:eastAsia="Calibri"/>
                  <w:rPrChange w:author="Shoeb Memon (SHM)" w:date="2023-04-06T01:24:14.813Z" w:id="1383341707">
                    <w:rPr>
                      <w:rFonts w:ascii="Arial" w:hAnsi="Arial" w:eastAsia="Arial" w:cs="Arial"/>
                      <w:sz w:val="24"/>
                      <w:szCs w:val="24"/>
                    </w:rPr>
                  </w:rPrChange>
                </w:rPr>
                <w:t>Restrict read</w:t>
              </w:r>
            </w:ins>
          </w:p>
          <w:p w:rsidR="2E255375" w:rsidP="2E255375" w:rsidRDefault="2E255375" w14:paraId="4F2659C0" w14:textId="63DC83A4">
            <w:pPr>
              <w:pStyle w:val="Normal"/>
              <w:bidi w:val="0"/>
              <w:spacing w:before="0" w:beforeAutospacing="off" w:after="0" w:afterAutospacing="off" w:line="240" w:lineRule="auto"/>
              <w:ind w:left="0" w:right="0"/>
              <w:jc w:val="left"/>
              <w:rPr>
                <w:rFonts w:eastAsia="Calibri"/>
                <w:rPrChange w:author="Shoeb Memon (SHM)" w:date="2023-04-06T01:24:14.814Z" w:id="1890161021">
                  <w:rPr>
                    <w:rFonts w:ascii="Arial" w:hAnsi="Arial" w:eastAsia="Arial" w:cs="Arial"/>
                    <w:strike w:val="0"/>
                    <w:dstrike w:val="0"/>
                    <w:color w:val="D13438"/>
                    <w:sz w:val="24"/>
                    <w:szCs w:val="24"/>
                    <w:u w:val="none"/>
                  </w:rPr>
                </w:rPrChange>
              </w:rPr>
              <w:pPrChange w:author="Shoeb Memon (SHM)" w:date="2023-04-06T01:24:14.814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0FB76474" w:rsidP="2E255375" w:rsidRDefault="0FB76474" w14:paraId="0E52EA72" w14:textId="34C5C7B5">
            <w:pPr>
              <w:pStyle w:val="Normal"/>
              <w:bidi w:val="0"/>
              <w:spacing w:before="0" w:beforeAutospacing="off" w:after="0" w:afterAutospacing="off" w:line="240" w:lineRule="auto"/>
              <w:ind w:left="0" w:right="0"/>
              <w:jc w:val="left"/>
              <w:rPr>
                <w:rFonts w:eastAsia="Calibri"/>
                <w:rPrChange w:author="Shoeb Memon (SHM)" w:date="2023-04-06T01:24:14.815Z" w:id="1549143984">
                  <w:rPr>
                    <w:rFonts w:ascii="Arial" w:hAnsi="Arial" w:eastAsia="Arial" w:cs="Arial"/>
                    <w:strike w:val="0"/>
                    <w:dstrike w:val="0"/>
                    <w:color w:val="D13438"/>
                    <w:sz w:val="24"/>
                    <w:szCs w:val="24"/>
                    <w:u w:val="none"/>
                  </w:rPr>
                </w:rPrChange>
              </w:rPr>
              <w:pPrChange w:author="Shoeb Memon (SHM)" w:date="2023-04-06T01:24:14.815Z">
                <w:pPr>
                  <w:pStyle w:val="Normal"/>
                  <w:spacing w:before="0" w:beforeAutospacing="off"/>
                </w:pPr>
              </w:pPrChange>
            </w:pPr>
            <w:ins w:author="Shoeb Memon (SHM)" w:date="2023-04-06T01:23:40.482Z" w:id="334288829">
              <w:r w:rsidRPr="2E255375" w:rsidR="0FB76474">
                <w:rPr>
                  <w:rFonts w:eastAsia="Calibri"/>
                  <w:rPrChange w:author="Shoeb Memon (SHM)" w:date="2023-04-06T01:24:14.815Z" w:id="1133426942">
                    <w:rPr>
                      <w:rFonts w:ascii="Arial" w:hAnsi="Arial" w:eastAsia="Arial" w:cs="Arial"/>
                      <w:strike w:val="0"/>
                      <w:dstrike w:val="0"/>
                      <w:color w:val="D13438"/>
                      <w:sz w:val="24"/>
                      <w:szCs w:val="24"/>
                      <w:u w:val="none"/>
                    </w:rPr>
                  </w:rPrChange>
                </w:rPr>
                <w:t>Customer Servic</w:t>
              </w:r>
              <w:r w:rsidRPr="2E255375" w:rsidR="0FB76474">
                <w:rPr>
                  <w:rFonts w:eastAsia="Calibri"/>
                  <w:rPrChange w:author="Shoeb Memon (SHM)" w:date="2023-04-06T01:24:14.815Z" w:id="550541791">
                    <w:rPr>
                      <w:rFonts w:ascii="Arial" w:hAnsi="Arial" w:eastAsia="Arial" w:cs="Arial"/>
                      <w:strike w:val="0"/>
                      <w:dstrike w:val="0"/>
                      <w:color w:val="D13438"/>
                      <w:sz w:val="24"/>
                      <w:szCs w:val="24"/>
                      <w:u w:val="none"/>
                    </w:rPr>
                  </w:rPrChange>
                </w:rPr>
                <w:t>e</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3C37AEA2" w14:textId="65204784">
            <w:pPr>
              <w:pStyle w:val="Normal"/>
              <w:bidi w:val="0"/>
              <w:spacing w:before="0" w:beforeAutospacing="off" w:after="0" w:afterAutospacing="off" w:line="240" w:lineRule="auto"/>
              <w:ind w:left="0" w:right="0"/>
              <w:jc w:val="left"/>
              <w:rPr>
                <w:ins w:author="Shoeb Memon (SHM)" w:date="2023-04-06T01:17:13.084Z" w:id="1201714795"/>
                <w:rFonts w:eastAsia="Calibri"/>
              </w:rPr>
            </w:pPr>
            <w:ins w:author="Shoeb Memon (SHM)" w:date="2023-04-06T01:17:13.084Z" w:id="746010404">
              <w:r w:rsidRPr="2E255375" w:rsidR="459C8625">
                <w:rPr>
                  <w:rFonts w:eastAsia="Calibri"/>
                </w:rPr>
                <w:t>All Content</w:t>
              </w:r>
            </w:ins>
          </w:p>
          <w:p w:rsidR="2E255375" w:rsidP="2E255375" w:rsidRDefault="2E255375" w14:paraId="1F1E751B" w14:textId="42C7F6AE">
            <w:pPr>
              <w:pStyle w:val="Normal"/>
              <w:bidi w:val="0"/>
              <w:spacing w:before="0" w:beforeAutospacing="off" w:after="0" w:afterAutospacing="off" w:line="240" w:lineRule="auto"/>
              <w:ind w:left="0" w:right="0"/>
              <w:jc w:val="left"/>
              <w:rPr>
                <w:rFonts w:eastAsia="Calibri"/>
                <w:rPrChange w:author="Shoeb Memon (SHM)" w:date="2023-04-06T01:24:14.817Z" w:id="989934538">
                  <w:rPr>
                    <w:rFonts w:ascii="Arial" w:hAnsi="Arial" w:eastAsia="Arial" w:cs="Arial"/>
                    <w:strike w:val="0"/>
                    <w:dstrike w:val="0"/>
                    <w:color w:val="D13438"/>
                    <w:sz w:val="24"/>
                    <w:szCs w:val="24"/>
                    <w:u w:val="none"/>
                  </w:rPr>
                </w:rPrChange>
              </w:rPr>
              <w:pPrChange w:author="Shoeb Memon (SHM)" w:date="2023-04-06T01:24:14.817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5B2CAE79" w:rsidP="2E255375" w:rsidRDefault="5B2CAE79" w14:paraId="253C6423" w14:textId="7491A62F">
            <w:pPr>
              <w:pStyle w:val="Normal"/>
              <w:bidi w:val="0"/>
              <w:spacing w:before="0" w:beforeAutospacing="off" w:after="0" w:afterAutospacing="off" w:line="240" w:lineRule="auto"/>
              <w:ind w:left="0" w:right="0"/>
              <w:jc w:val="left"/>
              <w:rPr>
                <w:ins w:author="Shoeb Memon (SHM)" w:date="2023-04-06T01:25:55.398Z" w:id="964746798"/>
                <w:rFonts w:eastAsia="Calibri"/>
              </w:rPr>
            </w:pPr>
            <w:ins w:author="Shoeb Memon (SHM)" w:date="2023-04-06T01:25:55.398Z" w:id="783869798">
              <w:r w:rsidRPr="2E255375" w:rsidR="5B2CAE79">
                <w:rPr>
                  <w:rFonts w:eastAsia="Calibri"/>
                </w:rPr>
                <w:t>Administrators, Authenticated Users</w:t>
              </w:r>
            </w:ins>
          </w:p>
          <w:p w:rsidR="2E255375" w:rsidP="2E255375" w:rsidRDefault="2E255375" w14:paraId="7A902524" w14:textId="2B26FCD6">
            <w:pPr>
              <w:pStyle w:val="Normal"/>
              <w:bidi w:val="0"/>
              <w:spacing w:before="0" w:beforeAutospacing="off" w:after="0" w:afterAutospacing="off" w:line="240" w:lineRule="auto"/>
              <w:ind w:left="0" w:right="0"/>
              <w:jc w:val="left"/>
              <w:rPr>
                <w:rFonts w:eastAsia="Calibri"/>
                <w:rPrChange w:author="Shoeb Memon (SHM)" w:date="2023-04-06T01:24:14.818Z" w:id="1293687159">
                  <w:rPr>
                    <w:rFonts w:ascii="Arial" w:hAnsi="Arial" w:eastAsia="Arial" w:cs="Arial"/>
                    <w:strike w:val="0"/>
                    <w:dstrike w:val="0"/>
                    <w:color w:val="D13438"/>
                    <w:sz w:val="24"/>
                    <w:szCs w:val="24"/>
                    <w:u w:val="none"/>
                  </w:rPr>
                </w:rPrChange>
              </w:rPr>
            </w:pPr>
          </w:p>
        </w:tc>
      </w:tr>
      <w:tr w:rsidR="2E255375" w:rsidTr="2E255375" w14:paraId="76FC91F3">
        <w:trPr>
          <w:trHeight w:val="495"/>
          <w:ins w:author="Shoeb Memon (SHM)" w:date="2023-04-06T01:15:47.309Z" w:id="1894837585"/>
          <w:trPrChange w:author="Shoeb Memon (SHM)" w:date="2023-04-06T01:17:58.779Z">
            <w:trPr>
              <w:trHeight w:val="495"/>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76F7754" w:rsidP="2E255375" w:rsidRDefault="676F7754" w14:paraId="7BA181B0" w14:textId="73F87D4D">
            <w:pPr>
              <w:pStyle w:val="Normal"/>
              <w:bidi w:val="0"/>
              <w:spacing w:before="0" w:beforeAutospacing="off" w:after="0" w:afterAutospacing="off" w:line="240" w:lineRule="auto"/>
              <w:ind w:left="0" w:right="0"/>
              <w:jc w:val="left"/>
              <w:rPr>
                <w:ins w:author="Shoeb Memon (SHM)" w:date="2023-04-06T01:22:14.289Z" w:id="1797131654"/>
                <w:rFonts w:eastAsia="Calibri"/>
                <w:rPrChange w:author="Shoeb Memon (SHM)" w:date="2023-04-06T01:24:18.66Z" w:id="1383413193">
                  <w:rPr>
                    <w:ins w:author="Shoeb Memon (SHM)" w:date="2023-04-06T01:22:14.289Z" w:id="212296929"/>
                    <w:rFonts w:ascii="Arial" w:hAnsi="Arial" w:eastAsia="Arial" w:cs="Arial"/>
                    <w:sz w:val="24"/>
                    <w:szCs w:val="24"/>
                  </w:rPr>
                </w:rPrChange>
              </w:rPr>
              <w:pPrChange w:author="Shoeb Memon (SHM)" w:date="2023-04-06T01:24:18.659Z">
                <w:pPr>
                  <w:pStyle w:val="Normal"/>
                  <w:spacing w:before="0" w:beforeAutospacing="off"/>
                </w:pPr>
              </w:pPrChange>
            </w:pPr>
            <w:ins w:author="Shoeb Memon (SHM)" w:date="2023-04-06T01:22:59.902Z" w:id="1268661580">
              <w:r w:rsidRPr="2E255375" w:rsidR="676F7754">
                <w:rPr>
                  <w:rFonts w:eastAsia="Calibri"/>
                  <w:rPrChange w:author="Shoeb Memon (SHM)" w:date="2023-04-06T01:24:18.66Z" w:id="9978548">
                    <w:rPr>
                      <w:rFonts w:ascii="Arial" w:hAnsi="Arial" w:eastAsia="Arial" w:cs="Arial"/>
                      <w:sz w:val="24"/>
                      <w:szCs w:val="24"/>
                    </w:rPr>
                  </w:rPrChange>
                </w:rPr>
                <w:t xml:space="preserve">Restrict Read on </w:t>
              </w:r>
              <w:r w:rsidRPr="2E255375" w:rsidR="01690D8A">
                <w:rPr>
                  <w:rFonts w:eastAsia="Calibri"/>
                  <w:rPrChange w:author="Shoeb Memon (SHM)" w:date="2023-04-06T01:24:18.66Z" w:id="2143068693">
                    <w:rPr>
                      <w:rFonts w:ascii="Arial" w:hAnsi="Arial" w:eastAsia="Arial" w:cs="Arial"/>
                      <w:sz w:val="24"/>
                      <w:szCs w:val="24"/>
                    </w:rPr>
                  </w:rPrChange>
                </w:rPr>
                <w:t>Us</w:t>
              </w:r>
            </w:ins>
            <w:ins w:author="Shoeb Memon (SHM)" w:date="2023-04-06T01:23:01.857Z" w:id="816159721">
              <w:r w:rsidRPr="2E255375" w:rsidR="01690D8A">
                <w:rPr>
                  <w:rFonts w:eastAsia="Calibri"/>
                  <w:rPrChange w:author="Shoeb Memon (SHM)" w:date="2023-04-06T01:24:18.66Z" w:id="257972645">
                    <w:rPr>
                      <w:rFonts w:ascii="Arial" w:hAnsi="Arial" w:eastAsia="Arial" w:cs="Arial"/>
                      <w:sz w:val="24"/>
                      <w:szCs w:val="24"/>
                    </w:rPr>
                  </w:rPrChange>
                </w:rPr>
                <w:t>er setup</w:t>
              </w:r>
            </w:ins>
          </w:p>
          <w:p w:rsidR="2E255375" w:rsidP="2E255375" w:rsidRDefault="2E255375" w14:paraId="54065021" w14:textId="12A66690">
            <w:pPr>
              <w:pStyle w:val="Normal"/>
              <w:bidi w:val="0"/>
              <w:spacing w:before="0" w:beforeAutospacing="off" w:after="0" w:afterAutospacing="off" w:line="240" w:lineRule="auto"/>
              <w:ind w:left="0" w:right="0"/>
              <w:jc w:val="left"/>
              <w:rPr>
                <w:rFonts w:eastAsia="Calibri"/>
                <w:rPrChange w:author="Shoeb Memon (SHM)" w:date="2023-04-06T01:24:18.662Z" w:id="2124392384">
                  <w:rPr>
                    <w:rFonts w:ascii="Arial" w:hAnsi="Arial" w:eastAsia="Arial" w:cs="Arial"/>
                    <w:strike w:val="0"/>
                    <w:dstrike w:val="0"/>
                    <w:color w:val="D13438"/>
                    <w:sz w:val="24"/>
                    <w:szCs w:val="24"/>
                    <w:u w:val="none"/>
                  </w:rPr>
                </w:rPrChange>
              </w:rPr>
              <w:pPrChange w:author="Shoeb Memon (SHM)" w:date="2023-04-06T01:24:18.662Z">
                <w:pPr>
                  <w:pStyle w:val="Normal"/>
                  <w:spacing w:before="0" w:beforeAutospacing="off"/>
                </w:pPr>
              </w:pPrChange>
            </w:pPr>
          </w:p>
        </w:tc>
        <w:tc>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31178C7E" w:rsidP="2E255375" w:rsidRDefault="31178C7E" w14:paraId="114A700F" w14:textId="51A22F74">
            <w:pPr>
              <w:pStyle w:val="Normal"/>
              <w:bidi w:val="0"/>
              <w:spacing w:before="0" w:beforeAutospacing="off" w:after="0" w:afterAutospacing="off" w:line="240" w:lineRule="auto"/>
              <w:ind w:left="0" w:right="0"/>
              <w:jc w:val="left"/>
              <w:rPr>
                <w:ins w:author="Shoeb Memon (SHM)" w:date="2023-04-06T01:20:56.111Z" w:id="1190303163"/>
                <w:rFonts w:eastAsia="Calibri"/>
                <w:rPrChange w:author="Shoeb Memon (SHM)" w:date="2023-04-06T01:24:18.663Z" w:id="753348333">
                  <w:rPr>
                    <w:ins w:author="Shoeb Memon (SHM)" w:date="2023-04-06T01:20:56.111Z" w:id="1623918925"/>
                    <w:rFonts w:ascii="Arial" w:hAnsi="Arial" w:eastAsia="Arial" w:cs="Arial"/>
                    <w:sz w:val="24"/>
                    <w:szCs w:val="24"/>
                  </w:rPr>
                </w:rPrChange>
              </w:rPr>
              <w:pPrChange w:author="Shoeb Memon (SHM)" w:date="2023-04-06T01:24:18.663Z">
                <w:pPr>
                  <w:pStyle w:val="Normal"/>
                  <w:spacing w:before="0" w:beforeAutospacing="off"/>
                </w:pPr>
              </w:pPrChange>
            </w:pPr>
            <w:ins w:author="Shoeb Memon (SHM)" w:date="2023-04-06T01:20:56.111Z" w:id="98561737">
              <w:r w:rsidRPr="2E255375" w:rsidR="31178C7E">
                <w:rPr>
                  <w:rFonts w:eastAsia="Calibri"/>
                  <w:rPrChange w:author="Shoeb Memon (SHM)" w:date="2023-04-06T01:24:18.663Z" w:id="803519087">
                    <w:rPr>
                      <w:rFonts w:ascii="Arial" w:hAnsi="Arial" w:eastAsia="Arial" w:cs="Arial"/>
                      <w:sz w:val="24"/>
                      <w:szCs w:val="24"/>
                    </w:rPr>
                  </w:rPrChange>
                </w:rPr>
                <w:t>Restrict read</w:t>
              </w:r>
            </w:ins>
          </w:p>
          <w:p w:rsidR="2E255375" w:rsidP="2E255375" w:rsidRDefault="2E255375" w14:paraId="14671EA3" w14:textId="57F2B56A">
            <w:pPr>
              <w:pStyle w:val="Normal"/>
              <w:bidi w:val="0"/>
              <w:spacing w:before="0" w:beforeAutospacing="off" w:after="0" w:afterAutospacing="off" w:line="240" w:lineRule="auto"/>
              <w:ind w:left="0" w:right="0"/>
              <w:jc w:val="left"/>
              <w:rPr>
                <w:rFonts w:eastAsia="Calibri"/>
                <w:rPrChange w:author="Shoeb Memon (SHM)" w:date="2023-04-06T01:24:18.664Z" w:id="393407169">
                  <w:rPr>
                    <w:rFonts w:ascii="Arial" w:hAnsi="Arial" w:eastAsia="Arial" w:cs="Arial"/>
                    <w:strike w:val="0"/>
                    <w:dstrike w:val="0"/>
                    <w:color w:val="D13438"/>
                    <w:sz w:val="24"/>
                    <w:szCs w:val="24"/>
                    <w:u w:val="none"/>
                  </w:rPr>
                </w:rPrChange>
              </w:rPr>
              <w:pPrChange w:author="Shoeb Memon (SHM)" w:date="2023-04-06T01:24:18.664Z">
                <w:pPr>
                  <w:pStyle w:val="Normal"/>
                  <w:spacing w:before="0" w:beforeAutospacing="off"/>
                </w:pPr>
              </w:pPrChange>
            </w:pPr>
          </w:p>
        </w:tc>
        <w:tc>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70664B74" w:rsidP="2E255375" w:rsidRDefault="70664B74" w14:paraId="132F79A9" w14:textId="50586A6A">
            <w:pPr>
              <w:pStyle w:val="Normal"/>
              <w:bidi w:val="0"/>
              <w:spacing w:before="0" w:beforeAutospacing="off" w:after="0" w:afterAutospacing="off" w:line="240" w:lineRule="auto"/>
              <w:ind w:left="0" w:right="0"/>
              <w:jc w:val="left"/>
              <w:rPr>
                <w:rFonts w:eastAsia="Calibri"/>
                <w:rPrChange w:author="Shoeb Memon (SHM)" w:date="2023-04-06T01:24:18.665Z" w:id="829698406">
                  <w:rPr>
                    <w:rFonts w:ascii="Arial" w:hAnsi="Arial" w:eastAsia="Arial" w:cs="Arial"/>
                    <w:strike w:val="0"/>
                    <w:dstrike w:val="0"/>
                    <w:color w:val="D13438"/>
                    <w:sz w:val="24"/>
                    <w:szCs w:val="24"/>
                    <w:u w:val="none"/>
                  </w:rPr>
                </w:rPrChange>
              </w:rPr>
              <w:pPrChange w:author="Shoeb Memon (SHM)" w:date="2023-04-06T01:24:18.665Z">
                <w:pPr>
                  <w:pStyle w:val="Normal"/>
                  <w:spacing w:before="0" w:beforeAutospacing="off"/>
                </w:pPr>
              </w:pPrChange>
            </w:pPr>
            <w:ins w:author="Shoeb Memon (SHM)" w:date="2023-04-06T01:23:47.979Z" w:id="1562959156">
              <w:r w:rsidRPr="2E255375" w:rsidR="70664B74">
                <w:rPr>
                  <w:rFonts w:eastAsia="Calibri"/>
                  <w:rPrChange w:author="Shoeb Memon (SHM)" w:date="2023-04-06T01:24:18.665Z" w:id="1087319628">
                    <w:rPr>
                      <w:rFonts w:ascii="Arial" w:hAnsi="Arial" w:eastAsia="Arial" w:cs="Arial"/>
                      <w:strike w:val="0"/>
                      <w:dstrike w:val="0"/>
                      <w:color w:val="D13438"/>
                      <w:sz w:val="24"/>
                      <w:szCs w:val="24"/>
                      <w:u w:val="none"/>
                    </w:rPr>
                  </w:rPrChange>
                </w:rPr>
                <w:t>User Setup</w:t>
              </w:r>
            </w:ins>
          </w:p>
        </w:tc>
        <w:tc>
          <w:tcPr>
            <w:tcW w:w="174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459C8625" w:rsidP="2E255375" w:rsidRDefault="459C8625" w14:paraId="32A46B85" w14:textId="65204784">
            <w:pPr>
              <w:pStyle w:val="Normal"/>
              <w:bidi w:val="0"/>
              <w:spacing w:before="0" w:beforeAutospacing="off" w:after="0" w:afterAutospacing="off" w:line="240" w:lineRule="auto"/>
              <w:ind w:left="0" w:right="0"/>
              <w:jc w:val="left"/>
              <w:rPr>
                <w:ins w:author="Shoeb Memon (SHM)" w:date="2023-04-06T01:17:18.917Z" w:id="379282466"/>
                <w:rFonts w:eastAsia="Calibri"/>
              </w:rPr>
            </w:pPr>
            <w:ins w:author="Shoeb Memon (SHM)" w:date="2023-04-06T01:17:18.917Z" w:id="596473862">
              <w:r w:rsidRPr="2E255375" w:rsidR="459C8625">
                <w:rPr>
                  <w:rFonts w:eastAsia="Calibri"/>
                </w:rPr>
                <w:t>All Content</w:t>
              </w:r>
            </w:ins>
          </w:p>
          <w:p w:rsidR="2E255375" w:rsidP="2E255375" w:rsidRDefault="2E255375" w14:paraId="426BF953" w14:textId="1424872B">
            <w:pPr>
              <w:pStyle w:val="Normal"/>
              <w:bidi w:val="0"/>
              <w:spacing w:before="0" w:beforeAutospacing="off" w:after="0" w:afterAutospacing="off" w:line="240" w:lineRule="auto"/>
              <w:ind w:left="0" w:right="0"/>
              <w:jc w:val="left"/>
              <w:rPr>
                <w:rFonts w:eastAsia="Calibri"/>
                <w:rPrChange w:author="Shoeb Memon (SHM)" w:date="2023-04-06T01:24:18.674Z" w:id="2078377915">
                  <w:rPr>
                    <w:rFonts w:ascii="Arial" w:hAnsi="Arial" w:eastAsia="Arial" w:cs="Arial"/>
                    <w:strike w:val="0"/>
                    <w:dstrike w:val="0"/>
                    <w:color w:val="D13438"/>
                    <w:sz w:val="24"/>
                    <w:szCs w:val="24"/>
                    <w:u w:val="none"/>
                  </w:rPr>
                </w:rPrChange>
              </w:rPr>
              <w:pPrChange w:author="Shoeb Memon (SHM)" w:date="2023-04-06T01:24:18.674Z">
                <w:pPr>
                  <w:pStyle w:val="Normal"/>
                  <w:spacing w:before="0" w:beforeAutospacing="off"/>
                </w:pPr>
              </w:pPrChange>
            </w:pPr>
          </w:p>
        </w:tc>
        <w:tc>
          <w:tcPr>
            <w:tcW w:w="238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center"/>
            <w:tcPrChange w:author="Shoeb Memon (SHM)" w:date="2023-04-06T01:24:34.182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13E527E" w:rsidP="2E255375" w:rsidRDefault="613E527E" w14:paraId="76073FB4" w14:textId="7491A62F">
            <w:pPr>
              <w:pStyle w:val="Normal"/>
              <w:bidi w:val="0"/>
              <w:spacing w:before="0" w:beforeAutospacing="off" w:after="0" w:afterAutospacing="off" w:line="240" w:lineRule="auto"/>
              <w:ind w:left="0" w:right="0"/>
              <w:jc w:val="left"/>
              <w:rPr>
                <w:ins w:author="Shoeb Memon (SHM)" w:date="2023-04-06T01:25:56.141Z" w:id="488037759"/>
                <w:rFonts w:eastAsia="Calibri"/>
              </w:rPr>
            </w:pPr>
            <w:ins w:author="Shoeb Memon (SHM)" w:date="2023-04-06T01:25:56.141Z" w:id="1539165436">
              <w:r w:rsidRPr="2E255375" w:rsidR="613E527E">
                <w:rPr>
                  <w:rFonts w:eastAsia="Calibri"/>
                </w:rPr>
                <w:t>Administrators, Authenticated Users</w:t>
              </w:r>
            </w:ins>
          </w:p>
          <w:p w:rsidR="2E255375" w:rsidP="2E255375" w:rsidRDefault="2E255375" w14:paraId="14A18092" w14:textId="3448A8E8">
            <w:pPr>
              <w:pStyle w:val="Normal"/>
              <w:bidi w:val="0"/>
              <w:spacing w:before="0" w:beforeAutospacing="off" w:after="0" w:afterAutospacing="off" w:line="240" w:lineRule="auto"/>
              <w:ind w:left="0" w:right="0"/>
              <w:jc w:val="left"/>
              <w:rPr>
                <w:rFonts w:eastAsia="Calibri"/>
                <w:rPrChange w:author="Shoeb Memon (SHM)" w:date="2023-04-06T01:24:18.676Z" w:id="1282443794">
                  <w:rPr>
                    <w:rFonts w:ascii="Arial" w:hAnsi="Arial" w:eastAsia="Arial" w:cs="Arial"/>
                    <w:strike w:val="0"/>
                    <w:dstrike w:val="0"/>
                    <w:color w:val="D13438"/>
                    <w:sz w:val="24"/>
                    <w:szCs w:val="24"/>
                    <w:u w:val="none"/>
                  </w:rPr>
                </w:rPrChange>
              </w:rPr>
            </w:pPr>
          </w:p>
        </w:tc>
      </w:tr>
    </w:tbl>
    <w:p w:rsidR="3200456F" w:rsidP="6379542B" w:rsidRDefault="3200456F" w14:paraId="203760BD" w14:textId="5F2603DB">
      <w:pPr>
        <w:pStyle w:val="Normal"/>
        <w:rPr>
          <w:ins w:author="Shoeb Memon (SHM)" w:date="2023-04-03T06:15:33.367Z" w:id="2018550854"/>
        </w:rPr>
      </w:pPr>
    </w:p>
    <w:p w:rsidR="2E255375" w:rsidP="2E255375" w:rsidRDefault="2E255375" w14:paraId="4D5D8400" w14:textId="217DA0DE">
      <w:pPr>
        <w:pStyle w:val="Heading2"/>
        <w:bidi w:val="0"/>
        <w:spacing w:before="40" w:beforeAutospacing="off" w:after="0" w:afterAutospacing="off" w:line="240" w:lineRule="auto"/>
        <w:ind w:left="0" w:right="0"/>
        <w:jc w:val="left"/>
        <w:rPr>
          <w:ins w:author="Shoeb Memon (SHM)" w:date="2023-04-06T01:27:08.713Z" w:id="584199477"/>
        </w:rPr>
      </w:pPr>
    </w:p>
    <w:p w:rsidR="5EBCA5F2" w:rsidP="2E255375" w:rsidRDefault="5EBCA5F2" w14:paraId="65AAD79F" w14:textId="26922566">
      <w:pPr>
        <w:pStyle w:val="Heading2"/>
        <w:bidi w:val="0"/>
        <w:spacing w:before="40" w:beforeAutospacing="off" w:after="0" w:afterAutospacing="off" w:line="240" w:lineRule="auto"/>
        <w:ind w:left="0" w:right="0"/>
        <w:jc w:val="left"/>
        <w:rPr>
          <w:ins w:author="Shoeb Memon (SHM)" w:date="2023-04-03T06:00:30.561Z" w:id="1581416490"/>
        </w:rPr>
        <w:pPrChange w:author="Shoeb Memon (SHM)" w:date="2023-04-03T06:00:41.497Z">
          <w:pPr>
            <w:pStyle w:val="Normal"/>
          </w:pPr>
        </w:pPrChange>
      </w:pPr>
      <w:ins w:author="Shoeb Memon (SHM)" w:date="2023-04-03T06:00:29.605Z" w:id="1658277666">
        <w:r w:rsidRPr="2E255375" w:rsidR="7BC04362">
          <w:rPr>
            <w:rPrChange w:author="Shoeb Memon (SHM)" w:date="2023-04-03T06:00:41.497Z" w:id="58239943">
              <w:rPr>
                <w:rFonts w:eastAsia="Calibri"/>
              </w:rPr>
            </w:rPrChange>
          </w:rPr>
          <w:t>Lists</w:t>
        </w:r>
      </w:ins>
    </w:p>
    <w:p w:rsidR="2E255375" w:rsidP="2E255375" w:rsidRDefault="2E255375" w14:paraId="0B61F59F" w14:textId="727B9304">
      <w:pPr>
        <w:pStyle w:val="Normal"/>
        <w:rPr>
          <w:ins w:author="Shoeb Memon (SHM)" w:date="2023-04-06T00:28:03.817Z" w:id="38575645"/>
          <w:rFonts w:eastAsia="Calibri"/>
        </w:rPr>
      </w:pPr>
    </w:p>
    <w:p w:rsidR="1ACDA4CE" w:rsidP="6379542B" w:rsidRDefault="1ACDA4CE" w14:paraId="5BDDEEA3" w14:textId="685FB726">
      <w:pPr>
        <w:pStyle w:val="Normal"/>
        <w:rPr>
          <w:ins w:author="Shoeb Memon (SHM)" w:date="2023-04-03T06:11:24.743Z" w:id="1993527835"/>
          <w:rFonts w:eastAsia="Calibri"/>
        </w:rPr>
      </w:pPr>
      <w:ins w:author="Shoeb Memon (SHM)" w:date="2023-04-03T06:11:24.743Z" w:id="20689703">
        <w:r w:rsidRPr="6379542B" w:rsidR="1ACDA4CE">
          <w:rPr>
            <w:rFonts w:eastAsia="Calibri"/>
          </w:rPr>
          <w:t>A list is a data-driven configuration that you use to add a webpage that will render a list of records without the need for a developer to surface the grid in the portal. By using lists, you can expose records for display on portals.</w:t>
        </w:r>
      </w:ins>
    </w:p>
    <w:p w:rsidR="6379542B" w:rsidP="6379542B" w:rsidRDefault="6379542B" w14:paraId="15787AD8" w14:textId="6D597A12">
      <w:pPr>
        <w:pStyle w:val="Normal"/>
        <w:rPr>
          <w:ins w:author="Shoeb Memon (SHM)" w:date="2023-04-03T06:11:27.727Z" w:id="2126494527"/>
          <w:rFonts w:eastAsia="Calibri"/>
        </w:rPr>
      </w:pPr>
    </w:p>
    <w:p w:rsidR="1ACDA4CE" w:rsidP="6379542B" w:rsidRDefault="1ACDA4CE" w14:paraId="652E24DD" w14:textId="1970B54A">
      <w:pPr>
        <w:pStyle w:val="Normal"/>
        <w:rPr>
          <w:ins w:author="Shoeb Memon (SHM)" w:date="2023-04-03T06:11:24.743Z" w:id="1583948086"/>
        </w:rPr>
      </w:pPr>
      <w:ins w:author="Shoeb Memon (SHM)" w:date="2023-04-03T06:11:24.743Z" w:id="1352591417">
        <w:r w:rsidRPr="6379542B" w:rsidR="1ACDA4CE">
          <w:rPr>
            <w:rFonts w:eastAsia="Calibri"/>
          </w:rPr>
          <w:t>The grid supports sorting and will be paginated if the number of records is larger than the page size specified. The list also supports multiple views. If more than one view has been specified, a drop-down list will be rendered to allow the user to switch between the various views.</w:t>
        </w:r>
      </w:ins>
    </w:p>
    <w:p w:rsidR="6379542B" w:rsidP="6379542B" w:rsidRDefault="6379542B" w14:paraId="24967E62" w14:textId="7B76B6DC">
      <w:pPr>
        <w:pStyle w:val="Normal"/>
        <w:rPr>
          <w:ins w:author="Shoeb Memon (SHM)" w:date="2023-04-03T06:00:30.74Z" w:id="1719020465"/>
          <w:rFonts w:eastAsia="Calibri"/>
        </w:rPr>
      </w:pPr>
    </w:p>
    <w:p w:rsidR="7CF99568" w:rsidP="6379542B" w:rsidRDefault="7CF99568" w14:paraId="4266708A" w14:textId="392D47F1">
      <w:pPr>
        <w:pStyle w:val="Normal"/>
        <w:rPr>
          <w:ins w:author="Shoeb Memon (SHM)" w:date="2023-04-03T06:00:30.926Z" w:id="869971396"/>
          <w:rFonts w:eastAsia="Calibri"/>
        </w:rPr>
      </w:pPr>
      <w:ins w:author="Shoeb Memon (SHM)" w:date="2023-04-03T06:14:12.27Z" w:id="180929556">
        <w:r w:rsidRPr="6379542B" w:rsidR="7CF99568">
          <w:rPr>
            <w:rFonts w:eastAsia="Calibri"/>
          </w:rPr>
          <w:t>If Web Page for Details View has been specified, each record will contain a link to the page, and the Id of the record will be appended to the query string along with the Id query string parameter name. The behavior of the target form (read-only or edit) will be determined by the configuration of the form mode and the table permissions assigned to the web roles associated with the user.</w:t>
        </w:r>
      </w:ins>
    </w:p>
    <w:p w:rsidR="6379542B" w:rsidP="6379542B" w:rsidRDefault="6379542B" w14:paraId="6F295FD6" w14:textId="0AA6A8B8">
      <w:pPr>
        <w:pStyle w:val="Normal"/>
        <w:rPr>
          <w:ins w:author="Shoeb Memon (SHM)" w:date="2023-04-03T06:32:11.527Z" w:id="920954671"/>
          <w:rFonts w:eastAsia="Calibri"/>
        </w:rPr>
      </w:pPr>
    </w:p>
    <w:p w:rsidR="08A1B407" w:rsidP="6379542B" w:rsidRDefault="08A1B407" w14:paraId="32896606" w14:textId="2F7DCA47">
      <w:pPr>
        <w:pStyle w:val="Normal"/>
        <w:rPr>
          <w:ins w:author="Shoeb Memon (SHM)" w:date="2023-04-03T06:40:47.462Z" w:id="398252794"/>
          <w:rFonts w:eastAsia="Calibri"/>
        </w:rPr>
      </w:pPr>
      <w:ins w:author="Shoeb Memon (SHM)" w:date="2023-04-03T06:40:46.739Z" w:id="1313988983">
        <w:r w:rsidRPr="6379542B" w:rsidR="08A1B407">
          <w:rPr>
            <w:rFonts w:eastAsia="Calibri"/>
          </w:rPr>
          <w:t>Lists configured for the 3PL Customer Portal are as follows:</w:t>
        </w:r>
      </w:ins>
    </w:p>
    <w:p w:rsidR="6379542B" w:rsidP="6379542B" w:rsidRDefault="6379542B" w14:paraId="167D9977" w14:textId="41778644">
      <w:pPr>
        <w:pStyle w:val="Normal"/>
        <w:rPr>
          <w:ins w:author="Shoeb Memon (SHM)" w:date="2023-04-03T06:40:47.65Z" w:id="123347906"/>
          <w:rFonts w:eastAsia="Calibri"/>
        </w:rPr>
      </w:pPr>
    </w:p>
    <w:tbl>
      <w:tblPr>
        <w:tblStyle w:val="GridTable4-Accent1"/>
        <w:tblW w:w="0" w:type="auto"/>
        <w:tblLook w:val="04A0" w:firstRow="1" w:lastRow="0" w:firstColumn="1" w:lastColumn="0" w:noHBand="0" w:noVBand="1"/>
        <w:tblPrChange w:author="Shoeb Memon (SHM)" w:date="2023-04-03T06:46:42.27Z">
          <w:tblPr>
            <w:tblStyle w:val="GridTable4-Accent1"/>
            <w:tblW w:w="0" w:type="auto"/>
            <w:tblLook w:val="04A0" w:firstRow="1" w:lastRow="0" w:firstColumn="1" w:lastColumn="0" w:noHBand="0" w:noVBand="1"/>
          </w:tblPr>
        </w:tblPrChange>
      </w:tblPr>
      <w:tblGrid>
        <w:tblGridChange>
          <w:tblGrid>
            <w:gridCol w:w="1791"/>
            <w:gridCol w:w="4374"/>
            <w:gridCol w:w="3194"/>
          </w:tblGrid>
        </w:tblGridChange>
        <w:gridCol w:w="2895"/>
        <w:gridCol w:w="2115"/>
        <w:gridCol w:w="4431"/>
      </w:tblGrid>
      <w:tr w:rsidR="6379542B" w:rsidTr="6379542B" w14:paraId="50CC99C8">
        <w:trPr>
          <w:trHeight w:val="300"/>
          <w:ins w:author="Shoeb Memon (SHM)" w:date="2023-04-03T06:41:04.117Z" w:id="365309293"/>
          <w:trPrChange w:author="Shoeb Memon (SHM)" w:date="2023-04-03T06:46:26.058Z">
            <w:trPr>
              <w:trHeight w:val="300"/>
            </w:trPr>
          </w:trPrChange>
        </w:trPr>
        <w:tc>
          <w:tcPr>
            <w:cnfStyle w:val="001000000000" w:firstRow="0" w:lastRow="0" w:firstColumn="1" w:lastColumn="0" w:oddVBand="0" w:evenVBand="0" w:oddHBand="0" w:evenHBand="0" w:firstRowFirstColumn="0" w:firstRowLastColumn="0" w:lastRowFirstColumn="0" w:lastRowLastColumn="0"/>
            <w:tcW w:w="2895" w:type="dxa"/>
            <w:tcMar/>
            <w:tcPrChange w:author="Shoeb Memon (SHM)" w:date="2023-04-03T06:46:42.271Z">
              <w:tcPr>
                <w:cnfStyle w:val="001000000000" w:firstRow="0" w:lastRow="0" w:firstColumn="1" w:lastColumn="0" w:oddVBand="0" w:evenVBand="0" w:oddHBand="0" w:evenHBand="0" w:firstRowFirstColumn="0" w:firstRowLastColumn="0" w:lastRowFirstColumn="0" w:lastRowLastColumn="0"/>
                <w:tcW w:w="1791" w:type="dxa"/>
                <w:tcMar/>
              </w:tcPr>
            </w:tcPrChange>
          </w:tcPr>
          <w:p w:rsidR="08A1B407" w:rsidP="6379542B" w:rsidRDefault="08A1B407" w14:paraId="6C0E0283" w14:textId="06F8BBBF">
            <w:pPr>
              <w:pStyle w:val="Normal"/>
              <w:bidi w:val="0"/>
              <w:spacing w:before="0" w:beforeAutospacing="off" w:after="0" w:afterAutospacing="off" w:line="240" w:lineRule="auto"/>
              <w:ind w:left="0" w:right="0"/>
              <w:jc w:val="center"/>
              <w:rPr>
                <w:rFonts w:ascii="Poppins" w:hAnsi="Poppins" w:eastAsia="Poppins" w:cs="Poppins"/>
                <w:noProof w:val="0"/>
                <w:sz w:val="24"/>
                <w:szCs w:val="24"/>
                <w:lang w:val="en-US"/>
              </w:rPr>
              <w:pPrChange w:author="Shoeb Memon (SHM)" w:date="2023-04-03T06:41:13.164Z">
                <w:pPr>
                  <w:pStyle w:val="Normal"/>
                  <w:spacing w:before="0" w:beforeAutospacing="off"/>
                </w:pPr>
              </w:pPrChange>
            </w:pPr>
            <w:ins w:author="Shoeb Memon (SHM)" w:date="2023-04-03T06:41:13.6Z" w:id="29279477">
              <w:r w:rsidRPr="6379542B" w:rsidR="08A1B407">
                <w:rPr>
                  <w:rFonts w:ascii="Poppins" w:hAnsi="Poppins" w:eastAsia="Calibri" w:cs="Poppins"/>
                  <w:b w:val="0"/>
                  <w:bCs w:val="0"/>
                </w:rPr>
                <w:t>List</w:t>
              </w:r>
            </w:ins>
          </w:p>
        </w:tc>
        <w:tc>
          <w:tcPr>
            <w:cnfStyle w:val="000000000000" w:firstRow="0" w:lastRow="0" w:firstColumn="0" w:lastColumn="0" w:oddVBand="0" w:evenVBand="0" w:oddHBand="0" w:evenHBand="0" w:firstRowFirstColumn="0" w:firstRowLastColumn="0" w:lastRowFirstColumn="0" w:lastRowLastColumn="0"/>
            <w:tcW w:w="2115"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4374" w:type="dxa"/>
                <w:tcMar/>
              </w:tcPr>
            </w:tcPrChange>
          </w:tcPr>
          <w:p w:rsidR="08A1B407" w:rsidP="6379542B" w:rsidRDefault="08A1B407" w14:paraId="5855AF4A" w14:textId="5D830AD2">
            <w:pPr>
              <w:pStyle w:val="Normal"/>
              <w:bidi w:val="0"/>
              <w:spacing w:before="0" w:beforeAutospacing="off" w:after="0" w:afterAutospacing="off" w:line="240" w:lineRule="auto"/>
              <w:ind w:left="0" w:right="0"/>
              <w:jc w:val="center"/>
              <w:rPr>
                <w:rFonts w:ascii="Poppins" w:hAnsi="Poppins" w:eastAsia="Calibri" w:cs="Poppins"/>
                <w:b w:val="0"/>
                <w:bCs w:val="0"/>
              </w:rPr>
              <w:pPrChange w:author="Shoeb Memon (SHM)" w:date="2023-04-03T06:41:16.314Z">
                <w:pPr>
                  <w:pStyle w:val="Normal"/>
                  <w:spacing w:before="0" w:beforeAutospacing="off"/>
                </w:pPr>
              </w:pPrChange>
            </w:pPr>
            <w:ins w:author="Shoeb Memon (SHM)" w:date="2023-04-03T06:41:17.749Z" w:id="2108234441">
              <w:r w:rsidRPr="6379542B" w:rsidR="08A1B407">
                <w:rPr>
                  <w:rFonts w:ascii="Poppins" w:hAnsi="Poppins" w:eastAsia="Calibri" w:cs="Poppins"/>
                  <w:b w:val="0"/>
                  <w:bCs w:val="0"/>
                </w:rPr>
                <w:t>Table</w:t>
              </w:r>
            </w:ins>
          </w:p>
        </w:tc>
        <w:tc>
          <w:tcPr>
            <w:cnfStyle w:val="000000000000" w:firstRow="0" w:lastRow="0" w:firstColumn="0" w:lastColumn="0" w:oddVBand="0" w:evenVBand="0" w:oddHBand="0" w:evenHBand="0" w:firstRowFirstColumn="0" w:firstRowLastColumn="0" w:lastRowFirstColumn="0" w:lastRowLastColumn="0"/>
            <w:tcW w:w="4431"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3194" w:type="dxa"/>
                <w:tcMar/>
              </w:tcPr>
            </w:tcPrChange>
          </w:tcPr>
          <w:p w:rsidR="08A1B407" w:rsidP="6379542B" w:rsidRDefault="08A1B407" w14:paraId="00BBABF4" w14:textId="04028A6B">
            <w:pPr>
              <w:pStyle w:val="Normal"/>
              <w:bidi w:val="0"/>
              <w:spacing w:before="0" w:beforeAutospacing="off" w:after="0" w:afterAutospacing="off" w:line="240" w:lineRule="auto"/>
              <w:ind w:left="0" w:right="0"/>
              <w:jc w:val="center"/>
              <w:rPr>
                <w:rFonts w:ascii="Poppins" w:hAnsi="Poppins" w:eastAsia="Poppins" w:cs="Poppins"/>
                <w:noProof w:val="0"/>
                <w:sz w:val="24"/>
                <w:szCs w:val="24"/>
                <w:lang w:val="en-US"/>
              </w:rPr>
              <w:pPrChange w:author="Shoeb Memon (SHM)" w:date="2023-04-03T06:41:20.742Z">
                <w:pPr>
                  <w:pStyle w:val="Normal"/>
                  <w:spacing w:before="0" w:beforeAutospacing="off"/>
                </w:pPr>
              </w:pPrChange>
            </w:pPr>
            <w:ins w:author="Shoeb Memon (SHM)" w:date="2023-04-03T06:41:21.539Z" w:id="1695588121">
              <w:r w:rsidRPr="6379542B" w:rsidR="08A1B407">
                <w:rPr>
                  <w:rFonts w:ascii="Poppins" w:hAnsi="Poppins" w:eastAsia="Calibri" w:cs="Poppins"/>
                  <w:b w:val="0"/>
                  <w:bCs w:val="0"/>
                </w:rPr>
                <w:t>Views</w:t>
              </w:r>
            </w:ins>
          </w:p>
        </w:tc>
      </w:tr>
      <w:tr w:rsidR="6379542B" w:rsidTr="6379542B" w14:paraId="289859AB">
        <w:trPr>
          <w:trHeight w:val="465"/>
          <w:ins w:author="Shoeb Memon (SHM)" w:date="2023-04-03T06:41:04.118Z" w:id="282127319"/>
          <w:trPrChange w:author="Shoeb Memon (SHM)" w:date="2023-04-06T00:17:16.751Z">
            <w:trPr>
              <w:trHeight w:val="300"/>
            </w:trPr>
          </w:trPrChange>
        </w:trPr>
        <w:tc>
          <w:tcPr>
            <w:cnfStyle w:val="001000000000" w:firstRow="0" w:lastRow="0" w:firstColumn="1" w:lastColumn="0" w:oddVBand="0" w:evenVBand="0" w:oddHBand="0" w:evenHBand="0" w:firstRowFirstColumn="0" w:firstRowLastColumn="0" w:lastRowFirstColumn="0" w:lastRowLastColumn="0"/>
            <w:tcW w:w="2895" w:type="dxa"/>
            <w:tcMar/>
            <w:tcPrChange w:author="Shoeb Memon (SHM)" w:date="2023-04-03T06:46:42.271Z">
              <w:tcPr>
                <w:cnfStyle w:val="001000000000" w:firstRow="0" w:lastRow="0" w:firstColumn="1" w:lastColumn="0" w:oddVBand="0" w:evenVBand="0" w:oddHBand="0" w:evenHBand="0" w:firstRowFirstColumn="0" w:firstRowLastColumn="0" w:lastRowFirstColumn="0" w:lastRowLastColumn="0"/>
                <w:tcW w:w="1791" w:type="dxa"/>
                <w:tcMar/>
              </w:tcPr>
            </w:tcPrChange>
          </w:tcPr>
          <w:p w:rsidR="08A1B407" w:rsidP="6379542B" w:rsidRDefault="08A1B407" w14:paraId="379EDD81" w14:textId="0B719055">
            <w:pPr>
              <w:pStyle w:val="Normal"/>
              <w:bidi w:val="0"/>
              <w:spacing w:before="0" w:beforeAutospacing="off" w:after="0" w:afterAutospacing="off" w:line="240" w:lineRule="auto"/>
              <w:ind w:left="0" w:right="0"/>
              <w:jc w:val="left"/>
              <w:rPr>
                <w:rFonts w:eastAsia="Calibri"/>
              </w:rPr>
              <w:pPrChange w:author="Shoeb Memon (SHM)" w:date="2023-04-03T06:41:50.262Z">
                <w:pPr>
                  <w:pStyle w:val="Normal"/>
                  <w:spacing w:before="0" w:beforeAutospacing="off"/>
                </w:pPr>
              </w:pPrChange>
            </w:pPr>
            <w:ins w:author="Shoeb Memon (SHM)" w:date="2023-04-03T06:41:53.074Z" w:id="1754167893">
              <w:r w:rsidRPr="6379542B" w:rsidR="08A1B407">
                <w:rPr>
                  <w:rFonts w:eastAsia="Calibri"/>
                </w:rPr>
                <w:t>Account Invoices</w:t>
              </w:r>
            </w:ins>
          </w:p>
        </w:tc>
        <w:tc>
          <w:tcPr>
            <w:cnfStyle w:val="000000000000" w:firstRow="0" w:lastRow="0" w:firstColumn="0" w:lastColumn="0" w:oddVBand="0" w:evenVBand="0" w:oddHBand="0" w:evenHBand="0" w:firstRowFirstColumn="0" w:firstRowLastColumn="0" w:lastRowFirstColumn="0" w:lastRowLastColumn="0"/>
            <w:tcW w:w="2115"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4374" w:type="dxa"/>
                <w:tcMar/>
              </w:tcPr>
            </w:tcPrChange>
          </w:tcPr>
          <w:p w:rsidR="08A1B407" w:rsidP="6379542B" w:rsidRDefault="08A1B407" w14:paraId="7FAA2850" w14:textId="7E7EC3E4">
            <w:pPr>
              <w:pStyle w:val="Normal"/>
              <w:bidi w:val="0"/>
              <w:spacing w:before="0" w:beforeAutospacing="off" w:after="0" w:afterAutospacing="off" w:line="240" w:lineRule="auto"/>
              <w:ind w:left="0" w:right="0"/>
              <w:jc w:val="left"/>
              <w:rPr>
                <w:rFonts w:eastAsia="Calibri"/>
              </w:rPr>
              <w:pPrChange w:author="Shoeb Memon (SHM)" w:date="2023-04-03T06:42:00.39Z">
                <w:pPr>
                  <w:pStyle w:val="Normal"/>
                  <w:spacing w:before="0" w:beforeAutospacing="off"/>
                </w:pPr>
              </w:pPrChange>
            </w:pPr>
            <w:ins w:author="Shoeb Memon (SHM)" w:date="2023-04-03T06:42:01.33Z" w:id="334504486">
              <w:r w:rsidRPr="6379542B" w:rsidR="08A1B407">
                <w:rPr>
                  <w:rFonts w:eastAsia="Calibri"/>
                </w:rPr>
                <w:t>Invoice</w:t>
              </w:r>
            </w:ins>
          </w:p>
        </w:tc>
        <w:tc>
          <w:tcPr>
            <w:cnfStyle w:val="000000000000" w:firstRow="0" w:lastRow="0" w:firstColumn="0" w:lastColumn="0" w:oddVBand="0" w:evenVBand="0" w:oddHBand="0" w:evenHBand="0" w:firstRowFirstColumn="0" w:firstRowLastColumn="0" w:lastRowFirstColumn="0" w:lastRowLastColumn="0"/>
            <w:tcW w:w="4431"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3194" w:type="dxa"/>
                <w:tcMar/>
              </w:tcPr>
            </w:tcPrChange>
          </w:tcPr>
          <w:p w:rsidR="08A1B407" w:rsidP="6379542B" w:rsidRDefault="08A1B407" w14:paraId="2433192C" w14:textId="51F36C29">
            <w:pPr>
              <w:pStyle w:val="Normal"/>
              <w:bidi w:val="0"/>
              <w:spacing w:before="0" w:beforeAutospacing="off" w:after="0" w:afterAutospacing="off" w:line="240" w:lineRule="auto"/>
              <w:ind w:left="0" w:right="0"/>
              <w:jc w:val="left"/>
              <w:rPr>
                <w:rFonts w:eastAsia="Calibri"/>
              </w:rPr>
              <w:pPrChange w:author="Shoeb Memon (SHM)" w:date="2023-04-03T06:42:04.395Z">
                <w:pPr>
                  <w:pStyle w:val="Normal"/>
                  <w:spacing w:before="0" w:beforeAutospacing="off"/>
                </w:pPr>
              </w:pPrChange>
            </w:pPr>
            <w:ins w:author="Shoeb Memon (SHM)" w:date="2023-04-03T06:42:06.47Z" w:id="1749006307">
              <w:r w:rsidRPr="6379542B" w:rsidR="08A1B407">
                <w:rPr>
                  <w:rFonts w:eastAsia="Calibri"/>
                </w:rPr>
                <w:t>All Invoices</w:t>
              </w:r>
            </w:ins>
          </w:p>
        </w:tc>
      </w:tr>
      <w:tr w:rsidR="6379542B" w:rsidTr="6379542B" w14:paraId="7625B427">
        <w:trPr>
          <w:trHeight w:val="480"/>
          <w:ins w:author="Shoeb Memon (SHM)" w:date="2023-04-03T06:41:04.118Z" w:id="1472385727"/>
          <w:trPrChange w:author="Shoeb Memon (SHM)" w:date="2023-04-06T00:17:19.565Z">
            <w:trPr>
              <w:trHeight w:val="300"/>
            </w:trPr>
          </w:trPrChange>
        </w:trPr>
        <w:tc>
          <w:tcPr>
            <w:cnfStyle w:val="001000000000" w:firstRow="0" w:lastRow="0" w:firstColumn="1" w:lastColumn="0" w:oddVBand="0" w:evenVBand="0" w:oddHBand="0" w:evenHBand="0" w:firstRowFirstColumn="0" w:firstRowLastColumn="0" w:lastRowFirstColumn="0" w:lastRowLastColumn="0"/>
            <w:tcW w:w="2895" w:type="dxa"/>
            <w:tcMar/>
            <w:tcPrChange w:author="Shoeb Memon (SHM)" w:date="2023-04-03T06:46:42.271Z">
              <w:tcPr>
                <w:cnfStyle w:val="001000000000" w:firstRow="0" w:lastRow="0" w:firstColumn="1" w:lastColumn="0" w:oddVBand="0" w:evenVBand="0" w:oddHBand="0" w:evenHBand="0" w:firstRowFirstColumn="0" w:firstRowLastColumn="0" w:lastRowFirstColumn="0" w:lastRowLastColumn="0"/>
                <w:tcW w:w="1791" w:type="dxa"/>
                <w:tcMar/>
              </w:tcPr>
            </w:tcPrChange>
          </w:tcPr>
          <w:p w:rsidR="08A1B407" w:rsidP="6379542B" w:rsidRDefault="08A1B407" w14:paraId="7D229035" w14:textId="31E07DB6">
            <w:pPr>
              <w:pStyle w:val="Normal"/>
              <w:bidi w:val="0"/>
              <w:spacing w:before="0" w:beforeAutospacing="off" w:after="0" w:afterAutospacing="off" w:line="240" w:lineRule="auto"/>
              <w:ind w:left="0" w:right="0"/>
              <w:jc w:val="left"/>
              <w:rPr>
                <w:rFonts w:eastAsia="Calibri"/>
              </w:rPr>
              <w:pPrChange w:author="Shoeb Memon (SHM)" w:date="2023-04-03T06:42:47.528Z">
                <w:pPr>
                  <w:pStyle w:val="Normal"/>
                  <w:spacing w:before="0" w:beforeAutospacing="off"/>
                </w:pPr>
              </w:pPrChange>
            </w:pPr>
            <w:ins w:author="Shoeb Memon (SHM)" w:date="2023-04-03T06:42:52.261Z" w:id="2066272172">
              <w:r w:rsidRPr="6379542B" w:rsidR="08A1B407">
                <w:rPr>
                  <w:rFonts w:eastAsia="Calibri"/>
                </w:rPr>
                <w:t>Portal Contacts</w:t>
              </w:r>
            </w:ins>
          </w:p>
        </w:tc>
        <w:tc>
          <w:tcPr>
            <w:cnfStyle w:val="000000000000" w:firstRow="0" w:lastRow="0" w:firstColumn="0" w:lastColumn="0" w:oddVBand="0" w:evenVBand="0" w:oddHBand="0" w:evenHBand="0" w:firstRowFirstColumn="0" w:firstRowLastColumn="0" w:lastRowFirstColumn="0" w:lastRowLastColumn="0"/>
            <w:tcW w:w="2115"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4374" w:type="dxa"/>
                <w:tcMar/>
              </w:tcPr>
            </w:tcPrChange>
          </w:tcPr>
          <w:p w:rsidR="08A1B407" w:rsidP="6379542B" w:rsidRDefault="08A1B407" w14:paraId="05124786" w14:textId="6096FDF1">
            <w:pPr>
              <w:pStyle w:val="Normal"/>
              <w:bidi w:val="0"/>
              <w:spacing w:before="0" w:beforeAutospacing="off" w:after="0" w:afterAutospacing="off" w:line="240" w:lineRule="auto"/>
              <w:ind w:left="0" w:right="0"/>
              <w:jc w:val="left"/>
              <w:rPr>
                <w:rFonts w:eastAsia="Calibri"/>
              </w:rPr>
              <w:pPrChange w:author="Shoeb Memon (SHM)" w:date="2023-04-03T06:42:55.743Z">
                <w:pPr>
                  <w:pStyle w:val="Normal"/>
                  <w:spacing w:before="0" w:beforeAutospacing="off"/>
                </w:pPr>
              </w:pPrChange>
            </w:pPr>
            <w:ins w:author="Shoeb Memon (SHM)" w:date="2023-04-03T06:42:58.217Z" w:id="851368989">
              <w:r w:rsidRPr="6379542B" w:rsidR="08A1B407">
                <w:rPr>
                  <w:rFonts w:eastAsia="Calibri"/>
                </w:rPr>
                <w:t>Contacts</w:t>
              </w:r>
            </w:ins>
          </w:p>
        </w:tc>
        <w:tc>
          <w:tcPr>
            <w:cnfStyle w:val="000000000000" w:firstRow="0" w:lastRow="0" w:firstColumn="0" w:lastColumn="0" w:oddVBand="0" w:evenVBand="0" w:oddHBand="0" w:evenHBand="0" w:firstRowFirstColumn="0" w:firstRowLastColumn="0" w:lastRowFirstColumn="0" w:lastRowLastColumn="0"/>
            <w:tcW w:w="4431"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3194" w:type="dxa"/>
                <w:tcMar/>
              </w:tcPr>
            </w:tcPrChange>
          </w:tcPr>
          <w:p w:rsidR="0DFBAD78" w:rsidP="6379542B" w:rsidRDefault="0DFBAD78" w14:paraId="01BB191A" w14:textId="78FA1EEA">
            <w:pPr>
              <w:pStyle w:val="Normal"/>
              <w:bidi w:val="0"/>
              <w:spacing w:before="0" w:beforeAutospacing="off" w:after="0" w:afterAutospacing="off" w:line="240" w:lineRule="auto"/>
              <w:ind w:left="0" w:right="0"/>
              <w:jc w:val="left"/>
              <w:rPr>
                <w:rFonts w:eastAsia="Calibri"/>
              </w:rPr>
              <w:pPrChange w:author="Shoeb Memon (SHM)" w:date="2023-04-03T06:44:51.585Z">
                <w:pPr>
                  <w:pStyle w:val="Normal"/>
                  <w:spacing w:before="0" w:beforeAutospacing="off"/>
                </w:pPr>
              </w:pPrChange>
            </w:pPr>
            <w:ins w:author="Shoeb Memon (SHM)" w:date="2023-04-03T06:44:55.868Z" w:id="1178181894">
              <w:r w:rsidRPr="6379542B" w:rsidR="0DFBAD78">
                <w:rPr>
                  <w:rFonts w:eastAsia="Calibri"/>
                </w:rPr>
                <w:t>Portal Contacts View</w:t>
              </w:r>
            </w:ins>
          </w:p>
        </w:tc>
      </w:tr>
      <w:tr w:rsidR="6379542B" w:rsidTr="6379542B" w14:paraId="6DA0855C">
        <w:trPr>
          <w:trHeight w:val="435"/>
          <w:ins w:author="Shoeb Memon (SHM)" w:date="2023-04-03T06:41:04.118Z" w:id="1229947945"/>
          <w:trPrChange w:author="Shoeb Memon (SHM)" w:date="2023-04-06T00:17:22.919Z">
            <w:trPr>
              <w:trHeight w:val="300"/>
            </w:trPr>
          </w:trPrChange>
        </w:trPr>
        <w:tc>
          <w:tcPr>
            <w:cnfStyle w:val="001000000000" w:firstRow="0" w:lastRow="0" w:firstColumn="1" w:lastColumn="0" w:oddVBand="0" w:evenVBand="0" w:oddHBand="0" w:evenHBand="0" w:firstRowFirstColumn="0" w:firstRowLastColumn="0" w:lastRowFirstColumn="0" w:lastRowLastColumn="0"/>
            <w:tcW w:w="2895" w:type="dxa"/>
            <w:tcMar/>
            <w:tcPrChange w:author="Shoeb Memon (SHM)" w:date="2023-04-03T06:46:42.271Z">
              <w:tcPr>
                <w:cnfStyle w:val="001000000000" w:firstRow="0" w:lastRow="0" w:firstColumn="1" w:lastColumn="0" w:oddVBand="0" w:evenVBand="0" w:oddHBand="0" w:evenHBand="0" w:firstRowFirstColumn="0" w:firstRowLastColumn="0" w:lastRowFirstColumn="0" w:lastRowLastColumn="0"/>
                <w:tcW w:w="1791" w:type="dxa"/>
                <w:tcMar/>
              </w:tcPr>
            </w:tcPrChange>
          </w:tcPr>
          <w:p w:rsidR="0DFBAD78" w:rsidP="6379542B" w:rsidRDefault="0DFBAD78" w14:paraId="22FC9ECF" w14:textId="756D23EA">
            <w:pPr>
              <w:pStyle w:val="Normal"/>
              <w:bidi w:val="0"/>
              <w:spacing w:before="0" w:beforeAutospacing="off" w:after="0" w:afterAutospacing="off" w:line="240" w:lineRule="auto"/>
              <w:ind w:left="0" w:right="0"/>
              <w:jc w:val="left"/>
              <w:rPr>
                <w:rFonts w:eastAsia="Calibri"/>
              </w:rPr>
              <w:pPrChange w:author="Shoeb Memon (SHM)" w:date="2023-04-03T06:45:08.331Z">
                <w:pPr>
                  <w:pStyle w:val="Normal"/>
                  <w:spacing w:before="0" w:beforeAutospacing="off"/>
                </w:pPr>
              </w:pPrChange>
            </w:pPr>
            <w:ins w:author="Shoeb Memon (SHM)" w:date="2023-04-03T06:45:10.956Z" w:id="660461819">
              <w:r w:rsidRPr="6379542B" w:rsidR="0DFBAD78">
                <w:rPr>
                  <w:rFonts w:eastAsia="Calibri"/>
                </w:rPr>
                <w:t>Portal Invoices</w:t>
              </w:r>
            </w:ins>
          </w:p>
        </w:tc>
        <w:tc>
          <w:tcPr>
            <w:cnfStyle w:val="000000000000" w:firstRow="0" w:lastRow="0" w:firstColumn="0" w:lastColumn="0" w:oddVBand="0" w:evenVBand="0" w:oddHBand="0" w:evenHBand="0" w:firstRowFirstColumn="0" w:firstRowLastColumn="0" w:lastRowFirstColumn="0" w:lastRowLastColumn="0"/>
            <w:tcW w:w="2115"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4374" w:type="dxa"/>
                <w:tcMar/>
              </w:tcPr>
            </w:tcPrChange>
          </w:tcPr>
          <w:p w:rsidR="0DFBAD78" w:rsidP="6379542B" w:rsidRDefault="0DFBAD78" w14:paraId="07A28E9D" w14:textId="40E9F056">
            <w:pPr>
              <w:pStyle w:val="Normal"/>
              <w:bidi w:val="0"/>
              <w:spacing w:before="0" w:beforeAutospacing="off" w:after="0" w:afterAutospacing="off" w:line="240" w:lineRule="auto"/>
              <w:ind w:left="0" w:right="0"/>
              <w:jc w:val="left"/>
              <w:rPr>
                <w:rFonts w:eastAsia="Calibri"/>
              </w:rPr>
              <w:pPrChange w:author="Shoeb Memon (SHM)" w:date="2023-04-03T06:45:19.43Z">
                <w:pPr>
                  <w:pStyle w:val="Normal"/>
                  <w:spacing w:before="0" w:beforeAutospacing="off"/>
                </w:pPr>
              </w:pPrChange>
            </w:pPr>
            <w:ins w:author="Shoeb Memon (SHM)" w:date="2023-04-03T06:45:20.259Z" w:id="854184367">
              <w:r w:rsidRPr="6379542B" w:rsidR="0DFBAD78">
                <w:rPr>
                  <w:rFonts w:eastAsia="Calibri"/>
                </w:rPr>
                <w:t>Invoice</w:t>
              </w:r>
            </w:ins>
          </w:p>
        </w:tc>
        <w:tc>
          <w:tcPr>
            <w:cnfStyle w:val="000000000000" w:firstRow="0" w:lastRow="0" w:firstColumn="0" w:lastColumn="0" w:oddVBand="0" w:evenVBand="0" w:oddHBand="0" w:evenHBand="0" w:firstRowFirstColumn="0" w:firstRowLastColumn="0" w:lastRowFirstColumn="0" w:lastRowLastColumn="0"/>
            <w:tcW w:w="4431"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3194" w:type="dxa"/>
                <w:tcMar/>
              </w:tcPr>
            </w:tcPrChange>
          </w:tcPr>
          <w:p w:rsidR="0DFBAD78" w:rsidP="6379542B" w:rsidRDefault="0DFBAD78" w14:paraId="678567CC" w14:textId="28E1785C">
            <w:pPr>
              <w:pStyle w:val="Normal"/>
              <w:bidi w:val="0"/>
              <w:spacing w:before="0" w:beforeAutospacing="off" w:after="0" w:afterAutospacing="off" w:line="240" w:lineRule="auto"/>
              <w:ind w:left="0" w:right="0"/>
              <w:jc w:val="left"/>
              <w:rPr>
                <w:rFonts w:eastAsia="Calibri"/>
              </w:rPr>
              <w:pPrChange w:author="Shoeb Memon (SHM)" w:date="2023-04-03T06:45:29.836Z">
                <w:pPr>
                  <w:pStyle w:val="Normal"/>
                  <w:spacing w:before="0" w:beforeAutospacing="off"/>
                </w:pPr>
              </w:pPrChange>
            </w:pPr>
            <w:ins w:author="Shoeb Memon (SHM)" w:date="2023-04-03T06:45:36.178Z" w:id="1595275041">
              <w:r w:rsidRPr="6379542B" w:rsidR="0DFBAD78">
                <w:rPr>
                  <w:rFonts w:eastAsia="Calibri"/>
                </w:rPr>
                <w:t>All Invoices, Open Balances</w:t>
              </w:r>
            </w:ins>
          </w:p>
        </w:tc>
      </w:tr>
      <w:tr w:rsidR="6379542B" w:rsidTr="6379542B" w14:paraId="367FA479">
        <w:trPr>
          <w:trHeight w:val="435"/>
          <w:ins w:author="Shoeb Memon (SHM)" w:date="2023-04-03T06:41:04.118Z" w:id="1307574693"/>
          <w:trPrChange w:author="Shoeb Memon (SHM)" w:date="2023-04-06T00:17:25.142Z">
            <w:trPr>
              <w:trHeight w:val="300"/>
            </w:trPr>
          </w:trPrChange>
        </w:trPr>
        <w:tc>
          <w:tcPr>
            <w:cnfStyle w:val="001000000000" w:firstRow="0" w:lastRow="0" w:firstColumn="1" w:lastColumn="0" w:oddVBand="0" w:evenVBand="0" w:oddHBand="0" w:evenHBand="0" w:firstRowFirstColumn="0" w:firstRowLastColumn="0" w:lastRowFirstColumn="0" w:lastRowLastColumn="0"/>
            <w:tcW w:w="2895" w:type="dxa"/>
            <w:tcMar/>
            <w:tcPrChange w:author="Shoeb Memon (SHM)" w:date="2023-04-03T06:46:42.271Z">
              <w:tcPr>
                <w:cnfStyle w:val="001000000000" w:firstRow="0" w:lastRow="0" w:firstColumn="1" w:lastColumn="0" w:oddVBand="0" w:evenVBand="0" w:oddHBand="0" w:evenHBand="0" w:firstRowFirstColumn="0" w:firstRowLastColumn="0" w:lastRowFirstColumn="0" w:lastRowLastColumn="0"/>
                <w:tcW w:w="1791" w:type="dxa"/>
                <w:tcMar/>
              </w:tcPr>
            </w:tcPrChange>
          </w:tcPr>
          <w:p w:rsidR="0DFBAD78" w:rsidP="6379542B" w:rsidRDefault="0DFBAD78" w14:paraId="5214C59B" w14:textId="1BE5044B">
            <w:pPr>
              <w:pStyle w:val="Normal"/>
              <w:bidi w:val="0"/>
              <w:spacing w:before="0" w:beforeAutospacing="off" w:after="0" w:afterAutospacing="off" w:line="240" w:lineRule="auto"/>
              <w:ind w:left="0" w:right="0"/>
              <w:jc w:val="left"/>
              <w:rPr>
                <w:rFonts w:eastAsia="Calibri"/>
              </w:rPr>
              <w:pPrChange w:author="Shoeb Memon (SHM)" w:date="2023-04-03T06:45:48.311Z">
                <w:pPr>
                  <w:pStyle w:val="Normal"/>
                  <w:spacing w:before="0" w:beforeAutospacing="off"/>
                </w:pPr>
              </w:pPrChange>
            </w:pPr>
            <w:ins w:author="Shoeb Memon (SHM)" w:date="2023-04-03T06:45:50.268Z" w:id="2003146621">
              <w:r w:rsidRPr="6379542B" w:rsidR="0DFBAD78">
                <w:rPr>
                  <w:rFonts w:eastAsia="Calibri"/>
                </w:rPr>
                <w:t>Service Cases</w:t>
              </w:r>
            </w:ins>
          </w:p>
        </w:tc>
        <w:tc>
          <w:tcPr>
            <w:cnfStyle w:val="000000000000" w:firstRow="0" w:lastRow="0" w:firstColumn="0" w:lastColumn="0" w:oddVBand="0" w:evenVBand="0" w:oddHBand="0" w:evenHBand="0" w:firstRowFirstColumn="0" w:firstRowLastColumn="0" w:lastRowFirstColumn="0" w:lastRowLastColumn="0"/>
            <w:tcW w:w="2115"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4374" w:type="dxa"/>
                <w:tcMar/>
              </w:tcPr>
            </w:tcPrChange>
          </w:tcPr>
          <w:p w:rsidR="0DFBAD78" w:rsidP="6379542B" w:rsidRDefault="0DFBAD78" w14:paraId="13141EF6" w14:textId="5BD425D1">
            <w:pPr>
              <w:pStyle w:val="Normal"/>
              <w:bidi w:val="0"/>
              <w:spacing w:before="0" w:beforeAutospacing="off" w:after="0" w:afterAutospacing="off" w:line="240" w:lineRule="auto"/>
              <w:ind w:left="0" w:right="0"/>
              <w:jc w:val="left"/>
              <w:rPr>
                <w:rFonts w:eastAsia="Calibri"/>
              </w:rPr>
              <w:pPrChange w:author="Shoeb Memon (SHM)" w:date="2023-04-03T06:45:53.208Z">
                <w:pPr>
                  <w:pStyle w:val="Normal"/>
                  <w:spacing w:before="0" w:beforeAutospacing="off"/>
                </w:pPr>
              </w:pPrChange>
            </w:pPr>
            <w:ins w:author="Shoeb Memon (SHM)" w:date="2023-04-03T06:45:53.631Z" w:id="1426941829">
              <w:r w:rsidRPr="6379542B" w:rsidR="0DFBAD78">
                <w:rPr>
                  <w:rFonts w:eastAsia="Calibri"/>
                </w:rPr>
                <w:t>Case</w:t>
              </w:r>
            </w:ins>
          </w:p>
        </w:tc>
        <w:tc>
          <w:tcPr>
            <w:cnfStyle w:val="000000000000" w:firstRow="0" w:lastRow="0" w:firstColumn="0" w:lastColumn="0" w:oddVBand="0" w:evenVBand="0" w:oddHBand="0" w:evenHBand="0" w:firstRowFirstColumn="0" w:firstRowLastColumn="0" w:lastRowFirstColumn="0" w:lastRowLastColumn="0"/>
            <w:tcW w:w="4431" w:type="dxa"/>
            <w:tcMar/>
            <w:tcPrChange w:author="Shoeb Memon (SHM)" w:date="2023-04-03T06:46:42.271Z">
              <w:tcPr>
                <w:cnfStyle w:val="000000000000" w:firstRow="0" w:lastRow="0" w:firstColumn="0" w:lastColumn="0" w:oddVBand="0" w:evenVBand="0" w:oddHBand="0" w:evenHBand="0" w:firstRowFirstColumn="0" w:firstRowLastColumn="0" w:lastRowFirstColumn="0" w:lastRowLastColumn="0"/>
                <w:tcW w:w="3194" w:type="dxa"/>
                <w:tcMar/>
              </w:tcPr>
            </w:tcPrChange>
          </w:tcPr>
          <w:p w:rsidR="0DFBAD78" w:rsidP="6379542B" w:rsidRDefault="0DFBAD78" w14:paraId="225E3037" w14:textId="23DB1651">
            <w:pPr>
              <w:rPr>
                <w:rFonts w:eastAsia="Calibri"/>
              </w:rPr>
            </w:pPr>
            <w:ins w:author="Shoeb Memon (SHM)" w:date="2023-04-03T06:46:07.132Z" w:id="1303601813">
              <w:r w:rsidRPr="6379542B" w:rsidR="0DFBAD78">
                <w:rPr>
                  <w:rFonts w:eastAsia="Calibri"/>
                </w:rPr>
                <w:t>All Cases</w:t>
              </w:r>
            </w:ins>
          </w:p>
        </w:tc>
      </w:tr>
    </w:tbl>
    <w:p w:rsidR="6379542B" w:rsidP="6379542B" w:rsidRDefault="6379542B" w14:paraId="7905601B" w14:textId="017CBE8B">
      <w:pPr>
        <w:pStyle w:val="Normal"/>
        <w:rPr>
          <w:ins w:author="Shoeb Memon (SHM)" w:date="2023-04-03T06:00:31.104Z" w:id="69780606"/>
        </w:rPr>
      </w:pPr>
    </w:p>
    <w:p w:rsidR="6379542B" w:rsidP="6379542B" w:rsidRDefault="6379542B" w14:paraId="5492026F" w14:textId="1E0927EB">
      <w:pPr>
        <w:pStyle w:val="Normal"/>
        <w:rPr>
          <w:rFonts w:eastAsia="Calibri"/>
        </w:rPr>
      </w:pPr>
    </w:p>
    <w:p w:rsidR="744B8002" w:rsidP="6379542B" w:rsidRDefault="744B8002" w14:paraId="793FDC43" w14:textId="500612D0">
      <w:pPr>
        <w:pStyle w:val="Heading2"/>
        <w:rPr>
          <w:ins w:author="Shoeb Memon (SHM)" w:date="2023-04-05T23:54:34.071Z" w:id="675038103"/>
        </w:rPr>
      </w:pPr>
      <w:ins w:author="Shoeb Memon (SHM)" w:date="2023-04-05T23:54:33.342Z" w:id="1506032378">
        <w:r w:rsidR="744B8002">
          <w:t>Basic Forms</w:t>
        </w:r>
      </w:ins>
    </w:p>
    <w:p w:rsidR="6379542B" w:rsidP="6379542B" w:rsidRDefault="6379542B" w14:paraId="322F2C14" w14:textId="526AA31E">
      <w:pPr>
        <w:pStyle w:val="Normal"/>
        <w:rPr>
          <w:ins w:author="Shoeb Memon (SHM)" w:date="2023-04-05T23:54:34.226Z" w:id="557496290"/>
        </w:rPr>
        <w:pPrChange w:author="Shoeb Memon (SHM)" w:date="2023-04-05T23:54:34.077Z">
          <w:pPr>
            <w:pStyle w:val="Heading2"/>
          </w:pPr>
        </w:pPrChange>
      </w:pPr>
    </w:p>
    <w:p w:rsidR="744B8002" w:rsidP="6379542B" w:rsidRDefault="744B8002" w14:paraId="330A7777" w14:textId="026702FA">
      <w:pPr>
        <w:pStyle w:val="Normal"/>
        <w:bidi w:val="0"/>
        <w:spacing w:before="0" w:beforeAutospacing="off" w:after="0" w:afterAutospacing="off" w:line="240" w:lineRule="auto"/>
        <w:ind w:left="0" w:right="0"/>
        <w:jc w:val="left"/>
        <w:rPr>
          <w:ins w:author="Shoeb Memon (SHM)" w:date="2023-04-05T23:55:08.773Z" w:id="1282844995"/>
          <w:rFonts w:eastAsia="Calibri"/>
        </w:rPr>
        <w:pPrChange w:author="Shoeb Memon (SHM)" w:date="2023-04-05T23:55:02.877Z">
          <w:pPr>
            <w:pStyle w:val="Normal"/>
            <w:spacing w:before="0" w:beforeAutospacing="off"/>
          </w:pPr>
        </w:pPrChange>
      </w:pPr>
      <w:ins w:author="Shoeb Memon (SHM)" w:date="2023-04-05T23:54:49.846Z" w:id="838851161">
        <w:r w:rsidRPr="6379542B" w:rsidR="744B8002">
          <w:rPr>
            <w:rFonts w:eastAsia="Calibri"/>
            <w:rPrChange w:author="Shoeb Memon (SHM)" w:date="2023-04-05T23:55:02.877Z" w:id="1062196417"/>
          </w:rPr>
          <w:t>Basic</w:t>
        </w:r>
        <w:r w:rsidRPr="6379542B" w:rsidR="744B8002">
          <w:rPr>
            <w:rFonts w:eastAsia="Calibri"/>
            <w:rPrChange w:author="Shoeb Memon (SHM)" w:date="2023-04-05T23:55:02.878Z" w:id="1516301305"/>
          </w:rPr>
          <w:t xml:space="preserve"> forms are created in Microsoft Dataverse and then placed into webpages in the portal or used in conjunction with </w:t>
        </w:r>
        <w:r w:rsidRPr="6379542B" w:rsidR="744B8002">
          <w:rPr>
            <w:rFonts w:eastAsia="Calibri"/>
            <w:rPrChange w:author="Shoeb Memon (SHM)" w:date="2023-04-05T23:55:02.878Z" w:id="1487497420"/>
          </w:rPr>
          <w:t>subgrids</w:t>
        </w:r>
        <w:r w:rsidRPr="6379542B" w:rsidR="744B8002">
          <w:rPr>
            <w:rFonts w:eastAsia="Calibri"/>
            <w:rPrChange w:author="Shoeb Memon (SHM)" w:date="2023-04-05T23:55:02.878Z" w:id="1254050074"/>
          </w:rPr>
          <w:t xml:space="preserve"> and lists to build out complete web applications</w:t>
        </w:r>
        <w:r w:rsidRPr="6379542B" w:rsidR="744B8002">
          <w:rPr>
            <w:rFonts w:eastAsia="Calibri"/>
            <w:rPrChange w:author="Shoeb Memon (SHM)" w:date="2023-04-05T23:55:02.878Z" w:id="1165097697"/>
          </w:rPr>
          <w:t xml:space="preserve">. </w:t>
        </w:r>
      </w:ins>
      <w:ins w:author="Shoeb Memon (SHM)" w:date="2023-04-05T23:55:52.092Z" w:id="1543823225">
        <w:r w:rsidRPr="6379542B" w:rsidR="744B8002">
          <w:rPr>
            <w:rFonts w:eastAsia="Calibri"/>
          </w:rPr>
          <w:t>The basic form contains relationships to webpages and additional properties to control the initialization of the form within the portal. The relationship to webpages allows dynamic retrieval of the form definition for a given page node within the website.</w:t>
        </w:r>
      </w:ins>
      <w:ins w:author="Shoeb Memon (SHM)" w:date="2023-04-05T23:54:49.846Z" w:id="246241904">
        <w:r w:rsidRPr="6379542B" w:rsidR="744B8002">
          <w:rPr>
            <w:rFonts w:eastAsia="Calibri"/>
            <w:rPrChange w:author="Shoeb Memon (SHM)" w:date="2023-04-05T23:55:02.878Z" w:id="100313080"/>
          </w:rPr>
          <w:t xml:space="preserve"> </w:t>
        </w:r>
      </w:ins>
    </w:p>
    <w:p w:rsidR="6379542B" w:rsidP="6379542B" w:rsidRDefault="6379542B" w14:paraId="13282187" w14:textId="64ED4A4D">
      <w:pPr>
        <w:pStyle w:val="Normal"/>
        <w:bidi w:val="0"/>
        <w:spacing w:before="0" w:beforeAutospacing="off" w:after="0" w:afterAutospacing="off" w:line="240" w:lineRule="auto"/>
        <w:ind w:left="0" w:right="0"/>
        <w:jc w:val="left"/>
        <w:rPr>
          <w:ins w:author="Shoeb Memon (SHM)" w:date="2023-04-05T23:55:08.916Z" w:id="1055046304"/>
          <w:rFonts w:eastAsia="Calibri"/>
        </w:rPr>
      </w:pPr>
    </w:p>
    <w:p w:rsidR="6D73C91D" w:rsidP="6379542B" w:rsidRDefault="6D73C91D" w14:paraId="38700937" w14:textId="6651169B">
      <w:pPr>
        <w:pStyle w:val="Normal"/>
        <w:bidi w:val="0"/>
        <w:spacing w:before="0" w:beforeAutospacing="off" w:after="0" w:afterAutospacing="off" w:line="240" w:lineRule="auto"/>
        <w:ind w:left="0" w:right="0"/>
        <w:jc w:val="left"/>
        <w:rPr>
          <w:ins w:author="Shoeb Memon (SHM)" w:date="2023-04-05T23:55:09.053Z" w:id="675555638"/>
          <w:rFonts w:eastAsia="Calibri"/>
        </w:rPr>
      </w:pPr>
      <w:ins w:author="Shoeb Memon (SHM)" w:date="2023-04-05T23:58:25.865Z" w:id="445404494">
        <w:r w:rsidRPr="6379542B" w:rsidR="6D73C91D">
          <w:rPr>
            <w:rFonts w:eastAsia="Calibri"/>
          </w:rPr>
          <w:t xml:space="preserve">When creating a new basic form, </w:t>
        </w:r>
      </w:ins>
      <w:ins w:author="Shoeb Memon (SHM)" w:date="2023-04-05T23:59:26.881Z" w:id="1499983811">
        <w:r w:rsidRPr="6379542B" w:rsidR="6D73C91D">
          <w:rPr>
            <w:rFonts w:eastAsia="Calibri"/>
          </w:rPr>
          <w:t>three modes are a</w:t>
        </w:r>
        <w:r w:rsidRPr="6379542B" w:rsidR="67243AAD">
          <w:rPr>
            <w:rFonts w:eastAsia="Calibri"/>
          </w:rPr>
          <w:t>vailable</w:t>
        </w:r>
      </w:ins>
      <w:ins w:author="Shoeb Memon (SHM)" w:date="2023-04-05T23:58:25.865Z" w:id="532452489">
        <w:r w:rsidRPr="6379542B" w:rsidR="6D73C91D">
          <w:rPr>
            <w:rFonts w:eastAsia="Calibri"/>
          </w:rPr>
          <w:t xml:space="preserve">: Insert, Edit, or Read Only. </w:t>
        </w:r>
      </w:ins>
      <w:ins w:author="Shoeb Memon (SHM)" w:date="2023-04-05T23:56:43.536Z" w:id="867231473">
        <w:r w:rsidRPr="6379542B" w:rsidR="64A5C003">
          <w:rPr>
            <w:rFonts w:eastAsia="Calibri"/>
          </w:rPr>
          <w:t xml:space="preserve">The mode selected will </w:t>
        </w:r>
        <w:r w:rsidRPr="6379542B" w:rsidR="64A5C003">
          <w:rPr>
            <w:rFonts w:eastAsia="Calibri"/>
          </w:rPr>
          <w:t>determine</w:t>
        </w:r>
        <w:r w:rsidRPr="6379542B" w:rsidR="64A5C003">
          <w:rPr>
            <w:rFonts w:eastAsia="Calibri"/>
          </w:rPr>
          <w:t xml:space="preserve"> if you are creating a new record from the portal, editing an existing record, or just displaying information about a record on the portal.</w:t>
        </w:r>
      </w:ins>
    </w:p>
    <w:p w:rsidR="6379542B" w:rsidP="6379542B" w:rsidRDefault="6379542B" w14:paraId="6EC40D87" w14:textId="7EB79544">
      <w:pPr>
        <w:pStyle w:val="Normal"/>
        <w:bidi w:val="0"/>
        <w:spacing w:before="0" w:beforeAutospacing="off" w:after="0" w:afterAutospacing="off" w:line="240" w:lineRule="auto"/>
        <w:ind w:left="0" w:right="0"/>
        <w:jc w:val="left"/>
        <w:rPr>
          <w:ins w:author="Shoeb Memon (SHM)" w:date="2023-04-06T00:02:51.008Z" w:id="319926259"/>
          <w:rFonts w:eastAsia="Calibri"/>
        </w:rPr>
      </w:pPr>
    </w:p>
    <w:p w:rsidR="421C83FC" w:rsidP="6379542B" w:rsidRDefault="421C83FC" w14:paraId="10DF5629" w14:textId="3300A67B">
      <w:pPr>
        <w:pStyle w:val="Normal"/>
        <w:bidi w:val="0"/>
        <w:spacing w:before="0" w:beforeAutospacing="off" w:after="0" w:afterAutospacing="off" w:line="240" w:lineRule="auto"/>
        <w:ind w:left="0" w:right="0"/>
        <w:jc w:val="left"/>
        <w:rPr>
          <w:ins w:author="Shoeb Memon (SHM)" w:date="2023-04-06T00:04:43.166Z" w:id="580109537"/>
          <w:rFonts w:eastAsia="Calibri"/>
        </w:rPr>
      </w:pPr>
      <w:ins w:author="Shoeb Memon (SHM)" w:date="2023-04-06T00:03:27.646Z" w:id="505982564">
        <w:r w:rsidRPr="2E255375" w:rsidR="57C8A8E7">
          <w:rPr>
            <w:rFonts w:eastAsia="Calibri"/>
          </w:rPr>
          <w:t>Following basic forms are configured for the 3PL Portal</w:t>
        </w:r>
      </w:ins>
      <w:ins w:author="Shoeb Memon (SHM)" w:date="2023-04-06T00:04:42.888Z" w:id="422752552">
        <w:r w:rsidRPr="2E255375" w:rsidR="2F0B78D2">
          <w:rPr>
            <w:rFonts w:eastAsia="Calibri"/>
          </w:rPr>
          <w:t>:</w:t>
        </w:r>
      </w:ins>
      <w:ins w:author="Shoeb Memon (SHM)" w:date="2023-04-07T17:23:59.158Z" w:id="812206644">
        <w:r w:rsidRPr="2E255375" w:rsidR="5E9970C4">
          <w:rPr>
            <w:rFonts w:eastAsia="Calibri"/>
          </w:rPr>
          <w:t xml:space="preserve"> </w:t>
        </w:r>
      </w:ins>
    </w:p>
    <w:p w:rsidR="6379542B" w:rsidP="6379542B" w:rsidRDefault="6379542B" w14:paraId="764374F9" w14:textId="7CA453C4">
      <w:pPr>
        <w:pStyle w:val="Normal"/>
        <w:bidi w:val="0"/>
        <w:spacing w:before="0" w:beforeAutospacing="off" w:after="0" w:afterAutospacing="off" w:line="240" w:lineRule="auto"/>
        <w:ind w:left="0" w:right="0"/>
        <w:jc w:val="left"/>
        <w:rPr>
          <w:ins w:author="Shoeb Memon (SHM)" w:date="2023-04-06T00:22:30.379Z" w:id="1779158568"/>
          <w:rFonts w:eastAsia="Calibri"/>
        </w:rPr>
      </w:pPr>
    </w:p>
    <w:tbl>
      <w:tblPr>
        <w:tblStyle w:val="TableNormal"/>
        <w:bidiVisual w:val="0"/>
        <w:tblW w:w="0" w:type="auto"/>
        <w:tblLayout w:type="fixed"/>
        <w:tblLook w:val="04A0" w:firstRow="1" w:lastRow="0" w:firstColumn="1" w:lastColumn="0" w:noHBand="0" w:noVBand="1"/>
        <w:tblPrChange w:author="Shoeb Memon (SHM)" w:date="2023-04-06T00:24:41.514Z">
          <w:tblPr>
            <w:tblStyle w:val="TableNormal"/>
            <w:tblLayout w:type="fixed"/>
            <w:tblLook w:val="04A0" w:firstRow="1" w:lastRow="0" w:firstColumn="1" w:lastColumn="0" w:noHBand="0" w:noVBand="1"/>
          </w:tblPr>
        </w:tblPrChange>
      </w:tblPr>
      <w:tblGrid>
        <w:tblGridChange>
          <w:tblGrid>
            <w:gridCol w:w="1980"/>
            <w:gridCol w:w="1590"/>
            <w:gridCol w:w="2235"/>
            <w:gridCol w:w="1890"/>
            <w:gridCol w:w="1635"/>
          </w:tblGrid>
        </w:tblGridChange>
        <w:gridCol w:w="1980"/>
        <w:gridCol w:w="1590"/>
        <w:gridCol w:w="2235"/>
        <w:gridCol w:w="1890"/>
        <w:gridCol w:w="1635"/>
      </w:tblGrid>
      <w:tr w:rsidR="6379542B" w:rsidTr="6379542B" w14:paraId="1C7C1DB8">
        <w:trPr>
          <w:trHeight w:val="300"/>
          <w:ins w:author="Shoeb Memon (SHM)" w:date="2023-04-06T00:22:32.658Z" w:id="736290616"/>
        </w:trPr>
        <w:tc>
          <w:tcPr>
            <w:tcW w:w="1980" w:type="dxa"/>
            <w:tcBorders>
              <w:top w:val="single" w:color="4472C4" w:themeColor="accent1" w:sz="8"/>
              <w:left w:val="single" w:color="4472C4" w:themeColor="accent1" w:sz="8"/>
              <w:bottom w:val="single" w:color="4472C4" w:themeColor="accent1" w:sz="8"/>
              <w:right w:val="nil"/>
            </w:tcBorders>
            <w:tcMar/>
            <w:vAlign w:val="top"/>
          </w:tcPr>
          <w:p w:rsidR="6379542B" w:rsidP="6379542B" w:rsidRDefault="6379542B" w14:paraId="0B97004B" w14:textId="21D0C55B">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23:40.034Z" w:id="1617698093">
                  <w:rPr>
                    <w:rFonts w:ascii="Arial" w:hAnsi="Arial" w:eastAsia="Arial" w:cs="Arial"/>
                    <w:b w:val="1"/>
                    <w:bCs w:val="1"/>
                    <w:color w:val="FFFFFF" w:themeColor="background1" w:themeTint="FF" w:themeShade="FF"/>
                    <w:sz w:val="24"/>
                    <w:szCs w:val="24"/>
                  </w:rPr>
                </w:rPrChange>
              </w:rPr>
              <w:pPrChange w:author="Shoeb Memon (SHM)" w:date="2023-04-06T00:23:40.026Z">
                <w:pPr>
                  <w:pStyle w:val="Normal"/>
                  <w:bidi w:val="0"/>
                  <w:spacing w:before="0" w:beforeAutospacing="off"/>
                </w:pPr>
              </w:pPrChange>
            </w:pPr>
            <w:ins w:author="Shoeb Memon (SHM)" w:date="2023-04-06T00:22:32.658Z" w:id="794373139">
              <w:r w:rsidRPr="6379542B" w:rsidR="6379542B">
                <w:rPr>
                  <w:rFonts w:ascii="Poppins" w:hAnsi="Poppins" w:eastAsia="Calibri" w:cs="Poppins"/>
                  <w:b w:val="0"/>
                  <w:bCs w:val="0"/>
                  <w:rPrChange w:author="Shoeb Memon (SHM)" w:date="2023-04-06T00:23:40.033Z" w:id="223187383">
                    <w:rPr>
                      <w:rFonts w:ascii="Arial" w:hAnsi="Arial" w:eastAsia="Arial" w:cs="Arial"/>
                      <w:color w:val="D13438"/>
                      <w:sz w:val="24"/>
                      <w:szCs w:val="24"/>
                      <w:u w:val="single"/>
                    </w:rPr>
                  </w:rPrChange>
                </w:rPr>
                <w:t>Name</w:t>
              </w:r>
              <w:r w:rsidRPr="6379542B" w:rsidR="6379542B">
                <w:rPr>
                  <w:rFonts w:ascii="Poppins" w:hAnsi="Poppins" w:eastAsia="Calibri" w:cs="Poppins"/>
                  <w:b w:val="0"/>
                  <w:bCs w:val="0"/>
                  <w:rPrChange w:author="Shoeb Memon (SHM)" w:date="2023-04-06T00:23:40.034Z" w:id="985256151">
                    <w:rPr>
                      <w:rFonts w:ascii="Arial" w:hAnsi="Arial" w:eastAsia="Arial" w:cs="Arial"/>
                      <w:b w:val="1"/>
                      <w:bCs w:val="1"/>
                      <w:color w:val="FFFFFF" w:themeColor="background1" w:themeTint="FF" w:themeShade="FF"/>
                      <w:sz w:val="24"/>
                      <w:szCs w:val="24"/>
                    </w:rPr>
                  </w:rPrChange>
                </w:rPr>
                <w:t xml:space="preserve"> </w:t>
              </w:r>
            </w:ins>
          </w:p>
        </w:tc>
        <w:tc>
          <w:tcPr>
            <w:tcW w:w="1590" w:type="dxa"/>
            <w:tcBorders>
              <w:top w:val="single" w:color="4472C4" w:themeColor="accent1" w:sz="8"/>
              <w:left w:val="nil"/>
              <w:bottom w:val="single" w:color="4472C4" w:themeColor="accent1" w:sz="8"/>
              <w:right w:val="nil"/>
            </w:tcBorders>
            <w:tcMar/>
            <w:vAlign w:val="top"/>
          </w:tcPr>
          <w:p w:rsidR="6379542B" w:rsidP="6379542B" w:rsidRDefault="6379542B" w14:paraId="229BE9DE" w14:textId="60FE64AE">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23:40.035Z" w:id="107322276">
                  <w:rPr>
                    <w:rFonts w:ascii="Arial" w:hAnsi="Arial" w:eastAsia="Arial" w:cs="Arial"/>
                    <w:b w:val="1"/>
                    <w:bCs w:val="1"/>
                    <w:color w:val="FFFFFF" w:themeColor="background1" w:themeTint="FF" w:themeShade="FF"/>
                    <w:sz w:val="24"/>
                    <w:szCs w:val="24"/>
                  </w:rPr>
                </w:rPrChange>
              </w:rPr>
              <w:pPrChange w:author="Shoeb Memon (SHM)" w:date="2023-04-06T00:23:40.035Z">
                <w:pPr>
                  <w:pStyle w:val="Normal"/>
                  <w:bidi w:val="0"/>
                  <w:spacing w:before="0" w:beforeAutospacing="off"/>
                </w:pPr>
              </w:pPrChange>
            </w:pPr>
            <w:ins w:author="Shoeb Memon (SHM)" w:date="2023-04-06T00:22:32.658Z" w:id="112091796">
              <w:r w:rsidRPr="6379542B" w:rsidR="6379542B">
                <w:rPr>
                  <w:rFonts w:ascii="Poppins" w:hAnsi="Poppins" w:eastAsia="Calibri" w:cs="Poppins"/>
                  <w:b w:val="0"/>
                  <w:bCs w:val="0"/>
                  <w:rPrChange w:author="Shoeb Memon (SHM)" w:date="2023-04-06T00:23:40.035Z" w:id="1864298535">
                    <w:rPr>
                      <w:rFonts w:ascii="Arial" w:hAnsi="Arial" w:eastAsia="Arial" w:cs="Arial"/>
                      <w:color w:val="D13438"/>
                      <w:sz w:val="24"/>
                      <w:szCs w:val="24"/>
                      <w:u w:val="single"/>
                    </w:rPr>
                  </w:rPrChange>
                </w:rPr>
                <w:t>Table</w:t>
              </w:r>
              <w:r w:rsidRPr="6379542B" w:rsidR="6379542B">
                <w:rPr>
                  <w:rFonts w:ascii="Poppins" w:hAnsi="Poppins" w:eastAsia="Calibri" w:cs="Poppins"/>
                  <w:b w:val="0"/>
                  <w:bCs w:val="0"/>
                  <w:rPrChange w:author="Shoeb Memon (SHM)" w:date="2023-04-06T00:23:40.035Z" w:id="2143623808">
                    <w:rPr>
                      <w:rFonts w:ascii="Arial" w:hAnsi="Arial" w:eastAsia="Arial" w:cs="Arial"/>
                      <w:b w:val="1"/>
                      <w:bCs w:val="1"/>
                      <w:color w:val="FFFFFF" w:themeColor="background1" w:themeTint="FF" w:themeShade="FF"/>
                      <w:sz w:val="24"/>
                      <w:szCs w:val="24"/>
                    </w:rPr>
                  </w:rPrChange>
                </w:rPr>
                <w:t xml:space="preserve"> </w:t>
              </w:r>
            </w:ins>
          </w:p>
        </w:tc>
        <w:tc>
          <w:tcPr>
            <w:tcW w:w="2235" w:type="dxa"/>
            <w:tcBorders>
              <w:top w:val="single" w:color="4472C4" w:themeColor="accent1" w:sz="8"/>
              <w:left w:val="nil"/>
              <w:bottom w:val="single" w:color="4472C4" w:themeColor="accent1" w:sz="8"/>
              <w:right w:val="nil"/>
            </w:tcBorders>
            <w:tcMar/>
            <w:vAlign w:val="top"/>
          </w:tcPr>
          <w:p w:rsidR="6379542B" w:rsidP="6379542B" w:rsidRDefault="6379542B" w14:paraId="05FD8408" w14:textId="02847DA3">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23:40.037Z" w:id="278375589">
                  <w:rPr>
                    <w:rFonts w:ascii="Arial" w:hAnsi="Arial" w:eastAsia="Arial" w:cs="Arial"/>
                    <w:b w:val="1"/>
                    <w:bCs w:val="1"/>
                    <w:color w:val="FFFFFF" w:themeColor="background1" w:themeTint="FF" w:themeShade="FF"/>
                    <w:sz w:val="24"/>
                    <w:szCs w:val="24"/>
                  </w:rPr>
                </w:rPrChange>
              </w:rPr>
              <w:pPrChange w:author="Shoeb Memon (SHM)" w:date="2023-04-06T00:23:40.036Z">
                <w:pPr>
                  <w:pStyle w:val="Normal"/>
                  <w:bidi w:val="0"/>
                  <w:spacing w:before="0" w:beforeAutospacing="off"/>
                </w:pPr>
              </w:pPrChange>
            </w:pPr>
            <w:ins w:author="Shoeb Memon (SHM)" w:date="2023-04-06T00:22:32.658Z" w:id="948105928">
              <w:r w:rsidRPr="6379542B" w:rsidR="6379542B">
                <w:rPr>
                  <w:rFonts w:ascii="Poppins" w:hAnsi="Poppins" w:eastAsia="Calibri" w:cs="Poppins"/>
                  <w:b w:val="0"/>
                  <w:bCs w:val="0"/>
                  <w:rPrChange w:author="Shoeb Memon (SHM)" w:date="2023-04-06T00:23:40.036Z" w:id="326088113">
                    <w:rPr>
                      <w:rFonts w:ascii="Arial" w:hAnsi="Arial" w:eastAsia="Arial" w:cs="Arial"/>
                      <w:color w:val="D13438"/>
                      <w:sz w:val="24"/>
                      <w:szCs w:val="24"/>
                      <w:u w:val="single"/>
                    </w:rPr>
                  </w:rPrChange>
                </w:rPr>
                <w:t>Form</w:t>
              </w:r>
              <w:r w:rsidRPr="6379542B" w:rsidR="6379542B">
                <w:rPr>
                  <w:rFonts w:ascii="Poppins" w:hAnsi="Poppins" w:eastAsia="Calibri" w:cs="Poppins"/>
                  <w:b w:val="0"/>
                  <w:bCs w:val="0"/>
                  <w:rPrChange w:author="Shoeb Memon (SHM)" w:date="2023-04-06T00:23:40.037Z" w:id="1530877589">
                    <w:rPr>
                      <w:rFonts w:ascii="Arial" w:hAnsi="Arial" w:eastAsia="Arial" w:cs="Arial"/>
                      <w:b w:val="1"/>
                      <w:bCs w:val="1"/>
                      <w:color w:val="FFFFFF" w:themeColor="background1" w:themeTint="FF" w:themeShade="FF"/>
                      <w:sz w:val="24"/>
                      <w:szCs w:val="24"/>
                    </w:rPr>
                  </w:rPrChange>
                </w:rPr>
                <w:t xml:space="preserve"> </w:t>
              </w:r>
            </w:ins>
          </w:p>
        </w:tc>
        <w:tc>
          <w:tcPr>
            <w:tcW w:w="1890" w:type="dxa"/>
            <w:tcBorders>
              <w:top w:val="single" w:color="4472C4" w:themeColor="accent1" w:sz="8"/>
              <w:left w:val="nil"/>
              <w:bottom w:val="single" w:color="4472C4" w:themeColor="accent1" w:sz="8"/>
              <w:right w:val="nil"/>
            </w:tcBorders>
            <w:tcMar/>
            <w:vAlign w:val="top"/>
          </w:tcPr>
          <w:p w:rsidR="6379542B" w:rsidP="6379542B" w:rsidRDefault="6379542B" w14:paraId="0BD220CD" w14:textId="0EB45081">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23:40.038Z" w:id="1423371383">
                  <w:rPr>
                    <w:rFonts w:ascii="Arial" w:hAnsi="Arial" w:eastAsia="Arial" w:cs="Arial"/>
                    <w:b w:val="1"/>
                    <w:bCs w:val="1"/>
                    <w:color w:val="FFFFFF" w:themeColor="background1" w:themeTint="FF" w:themeShade="FF"/>
                    <w:sz w:val="24"/>
                    <w:szCs w:val="24"/>
                  </w:rPr>
                </w:rPrChange>
              </w:rPr>
              <w:pPrChange w:author="Shoeb Memon (SHM)" w:date="2023-04-06T00:23:40.037Z">
                <w:pPr>
                  <w:pStyle w:val="Normal"/>
                  <w:bidi w:val="0"/>
                  <w:spacing w:before="0" w:beforeAutospacing="off"/>
                </w:pPr>
              </w:pPrChange>
            </w:pPr>
            <w:ins w:author="Shoeb Memon (SHM)" w:date="2023-04-06T00:22:32.658Z" w:id="1435336457">
              <w:r w:rsidRPr="6379542B" w:rsidR="6379542B">
                <w:rPr>
                  <w:rFonts w:ascii="Poppins" w:hAnsi="Poppins" w:eastAsia="Calibri" w:cs="Poppins"/>
                  <w:b w:val="0"/>
                  <w:bCs w:val="0"/>
                  <w:rPrChange w:author="Shoeb Memon (SHM)" w:date="2023-04-06T00:23:40.038Z" w:id="581489700">
                    <w:rPr>
                      <w:rFonts w:ascii="Arial" w:hAnsi="Arial" w:eastAsia="Arial" w:cs="Arial"/>
                      <w:color w:val="D13438"/>
                      <w:sz w:val="24"/>
                      <w:szCs w:val="24"/>
                      <w:u w:val="single"/>
                    </w:rPr>
                  </w:rPrChange>
                </w:rPr>
                <w:t xml:space="preserve">Tab </w:t>
              </w:r>
              <w:r w:rsidRPr="6379542B" w:rsidR="6379542B">
                <w:rPr>
                  <w:rFonts w:ascii="Poppins" w:hAnsi="Poppins" w:eastAsia="Calibri" w:cs="Poppins"/>
                  <w:b w:val="0"/>
                  <w:bCs w:val="0"/>
                  <w:rPrChange w:author="Shoeb Memon (SHM)" w:date="2023-04-06T00:23:40.038Z" w:id="2096038162">
                    <w:rPr>
                      <w:rFonts w:ascii="Arial" w:hAnsi="Arial" w:eastAsia="Arial" w:cs="Arial"/>
                      <w:b w:val="1"/>
                      <w:bCs w:val="1"/>
                      <w:color w:val="FFFFFF" w:themeColor="background1" w:themeTint="FF" w:themeShade="FF"/>
                      <w:sz w:val="24"/>
                      <w:szCs w:val="24"/>
                    </w:rPr>
                  </w:rPrChange>
                </w:rPr>
                <w:t xml:space="preserve"> </w:t>
              </w:r>
            </w:ins>
          </w:p>
        </w:tc>
        <w:tc>
          <w:tcPr>
            <w:tcW w:w="1635" w:type="dxa"/>
            <w:tcBorders>
              <w:top w:val="single" w:color="4472C4" w:themeColor="accent1" w:sz="8"/>
              <w:left w:val="nil"/>
              <w:bottom w:val="single" w:color="4472C4" w:themeColor="accent1" w:sz="8"/>
              <w:right w:val="single" w:color="4472C4" w:themeColor="accent1" w:sz="8"/>
            </w:tcBorders>
            <w:tcMar/>
            <w:vAlign w:val="top"/>
          </w:tcPr>
          <w:p w:rsidR="6379542B" w:rsidP="6379542B" w:rsidRDefault="6379542B" w14:paraId="2A2350CE" w14:textId="4B301DD5">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23:40.039Z" w:id="1876905474">
                  <w:rPr>
                    <w:rFonts w:ascii="Arial" w:hAnsi="Arial" w:eastAsia="Arial" w:cs="Arial"/>
                    <w:b w:val="1"/>
                    <w:bCs w:val="1"/>
                    <w:color w:val="FFFFFF" w:themeColor="background1" w:themeTint="FF" w:themeShade="FF"/>
                    <w:sz w:val="24"/>
                    <w:szCs w:val="24"/>
                  </w:rPr>
                </w:rPrChange>
              </w:rPr>
              <w:pPrChange w:author="Shoeb Memon (SHM)" w:date="2023-04-06T00:23:40.039Z">
                <w:pPr>
                  <w:pStyle w:val="Normal"/>
                  <w:bidi w:val="0"/>
                  <w:spacing w:before="0" w:beforeAutospacing="off"/>
                </w:pPr>
              </w:pPrChange>
            </w:pPr>
            <w:ins w:author="Shoeb Memon (SHM)" w:date="2023-04-06T00:22:32.658Z" w:id="1535528232">
              <w:r w:rsidRPr="6379542B" w:rsidR="6379542B">
                <w:rPr>
                  <w:rFonts w:ascii="Poppins" w:hAnsi="Poppins" w:eastAsia="Calibri" w:cs="Poppins"/>
                  <w:b w:val="0"/>
                  <w:bCs w:val="0"/>
                  <w:rPrChange w:author="Shoeb Memon (SHM)" w:date="2023-04-06T00:23:40.039Z" w:id="1330762885">
                    <w:rPr>
                      <w:rFonts w:ascii="Arial" w:hAnsi="Arial" w:eastAsia="Arial" w:cs="Arial"/>
                      <w:color w:val="D13438"/>
                      <w:sz w:val="24"/>
                      <w:szCs w:val="24"/>
                      <w:u w:val="single"/>
                    </w:rPr>
                  </w:rPrChange>
                </w:rPr>
                <w:t>Mode</w:t>
              </w:r>
              <w:r w:rsidRPr="6379542B" w:rsidR="6379542B">
                <w:rPr>
                  <w:rFonts w:ascii="Poppins" w:hAnsi="Poppins" w:eastAsia="Calibri" w:cs="Poppins"/>
                  <w:b w:val="0"/>
                  <w:bCs w:val="0"/>
                  <w:rPrChange w:author="Shoeb Memon (SHM)" w:date="2023-04-06T00:23:40.039Z" w:id="486130226">
                    <w:rPr>
                      <w:rFonts w:ascii="Arial" w:hAnsi="Arial" w:eastAsia="Arial" w:cs="Arial"/>
                      <w:b w:val="1"/>
                      <w:bCs w:val="1"/>
                      <w:color w:val="FFFFFF" w:themeColor="background1" w:themeTint="FF" w:themeShade="FF"/>
                      <w:sz w:val="24"/>
                      <w:szCs w:val="24"/>
                    </w:rPr>
                  </w:rPrChange>
                </w:rPr>
                <w:t xml:space="preserve"> </w:t>
              </w:r>
            </w:ins>
          </w:p>
        </w:tc>
      </w:tr>
      <w:tr w:rsidR="6379542B" w:rsidTr="6379542B" w14:paraId="11783604">
        <w:trPr>
          <w:trHeight w:val="510"/>
          <w:ins w:author="Shoeb Memon (SHM)" w:date="2023-04-06T00:22:32.659Z" w:id="194326710"/>
          <w:trPrChange w:author="Shoeb Memon (SHM)" w:date="2023-04-06T00:25:31.578Z">
            <w:trPr>
              <w:trHeight w:val="300"/>
            </w:trPr>
          </w:trPrChange>
        </w:trPr>
        <w:tc>
          <w:tcPr>
            <w:tcW w:w="198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5:25.616Z">
              <w:tcPr>
                <w:tcW w:w="198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41A8B37D" w14:textId="75BDF947">
            <w:pPr>
              <w:pStyle w:val="Normal"/>
              <w:bidi w:val="0"/>
              <w:spacing w:before="0" w:beforeAutospacing="off" w:after="0" w:afterAutospacing="off" w:line="240" w:lineRule="auto"/>
              <w:ind w:left="0" w:right="0"/>
              <w:jc w:val="left"/>
              <w:rPr>
                <w:rFonts w:eastAsia="Calibri"/>
              </w:rPr>
              <w:pPrChange w:author="Shoeb Memon (SHM)" w:date="2023-04-06T00:23:12.615Z">
                <w:pPr>
                  <w:pStyle w:val="Normal"/>
                  <w:bidi w:val="0"/>
                  <w:spacing w:before="0" w:beforeAutospacing="off"/>
                </w:pPr>
              </w:pPrChange>
            </w:pPr>
            <w:ins w:author="Shoeb Memon (SHM)" w:date="2023-04-06T00:22:32.659Z" w:id="184984375">
              <w:r w:rsidRPr="6379542B" w:rsidR="6379542B">
                <w:rPr>
                  <w:rFonts w:eastAsia="Calibri"/>
                  <w:rPrChange w:author="Shoeb Memon (SHM)" w:date="2023-04-06T00:23:12.615Z" w:id="1898335800">
                    <w:rPr>
                      <w:rFonts w:ascii="Arial" w:hAnsi="Arial" w:eastAsia="Arial" w:cs="Arial"/>
                      <w:b w:val="1"/>
                      <w:bCs w:val="1"/>
                      <w:color w:val="D13438"/>
                      <w:sz w:val="24"/>
                      <w:szCs w:val="24"/>
                      <w:u w:val="single"/>
                    </w:rPr>
                  </w:rPrChange>
                </w:rPr>
                <w:t xml:space="preserve">View Account </w:t>
              </w:r>
              <w:r w:rsidRPr="6379542B" w:rsidR="6379542B">
                <w:rPr>
                  <w:rFonts w:eastAsia="Calibri"/>
                  <w:rPrChange w:author="Shoeb Memon (SHM)" w:date="2023-04-06T00:23:12.616Z" w:id="1532208133">
                    <w:rPr>
                      <w:rFonts w:ascii="Arial" w:hAnsi="Arial" w:eastAsia="Arial" w:cs="Arial"/>
                      <w:b w:val="1"/>
                      <w:bCs w:val="1"/>
                      <w:sz w:val="24"/>
                      <w:szCs w:val="24"/>
                    </w:rPr>
                  </w:rPrChange>
                </w:rPr>
                <w:t xml:space="preserve"> </w:t>
              </w:r>
            </w:ins>
          </w:p>
        </w:tc>
        <w:tc>
          <w:tcPr>
            <w:tcW w:w="15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5:25.617Z">
              <w:tcPr>
                <w:tcW w:w="15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65D2A353" w14:textId="60E96CEF">
            <w:pPr>
              <w:pStyle w:val="Normal"/>
              <w:bidi w:val="0"/>
              <w:spacing w:before="0" w:beforeAutospacing="off" w:after="0" w:afterAutospacing="off" w:line="240" w:lineRule="auto"/>
              <w:ind w:left="0" w:right="0"/>
              <w:jc w:val="left"/>
              <w:rPr>
                <w:rFonts w:eastAsia="Calibri"/>
              </w:rPr>
              <w:pPrChange w:author="Shoeb Memon (SHM)" w:date="2023-04-06T00:23:12.617Z">
                <w:pPr>
                  <w:pStyle w:val="Normal"/>
                  <w:bidi w:val="0"/>
                  <w:spacing w:before="0" w:beforeAutospacing="off"/>
                </w:pPr>
              </w:pPrChange>
            </w:pPr>
            <w:ins w:author="Shoeb Memon (SHM)" w:date="2023-04-06T00:22:32.659Z" w:id="778531082">
              <w:r w:rsidRPr="6379542B" w:rsidR="6379542B">
                <w:rPr>
                  <w:rFonts w:eastAsia="Calibri"/>
                  <w:rPrChange w:author="Shoeb Memon (SHM)" w:date="2023-04-06T00:23:12.617Z" w:id="1529629310">
                    <w:rPr>
                      <w:rFonts w:ascii="Arial" w:hAnsi="Arial" w:eastAsia="Arial" w:cs="Arial"/>
                      <w:color w:val="D13438"/>
                      <w:sz w:val="24"/>
                      <w:szCs w:val="24"/>
                      <w:u w:val="single"/>
                    </w:rPr>
                  </w:rPrChange>
                </w:rPr>
                <w:t>Accounts</w:t>
              </w:r>
              <w:r w:rsidRPr="6379542B" w:rsidR="6379542B">
                <w:rPr>
                  <w:rFonts w:eastAsia="Calibri"/>
                  <w:rPrChange w:author="Shoeb Memon (SHM)" w:date="2023-04-06T00:23:12.617Z" w:id="1707592722">
                    <w:rPr>
                      <w:rFonts w:ascii="Arial" w:hAnsi="Arial" w:eastAsia="Arial" w:cs="Arial"/>
                      <w:sz w:val="24"/>
                      <w:szCs w:val="24"/>
                    </w:rPr>
                  </w:rPrChange>
                </w:rPr>
                <w:t xml:space="preserve"> </w:t>
              </w:r>
            </w:ins>
          </w:p>
        </w:tc>
        <w:tc>
          <w:tcPr>
            <w:tcW w:w="22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5:25.617Z">
              <w:tcPr>
                <w:tcW w:w="22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5684A727" w14:textId="50041BA2">
            <w:pPr>
              <w:pStyle w:val="Normal"/>
              <w:bidi w:val="0"/>
              <w:spacing w:before="0" w:beforeAutospacing="off" w:after="0" w:afterAutospacing="off" w:line="240" w:lineRule="auto"/>
              <w:ind w:left="0" w:right="0"/>
              <w:jc w:val="left"/>
              <w:rPr>
                <w:rFonts w:eastAsia="Calibri"/>
              </w:rPr>
              <w:pPrChange w:author="Shoeb Memon (SHM)" w:date="2023-04-06T00:23:12.618Z">
                <w:pPr>
                  <w:pStyle w:val="Normal"/>
                  <w:bidi w:val="0"/>
                  <w:spacing w:before="0" w:beforeAutospacing="off"/>
                </w:pPr>
              </w:pPrChange>
            </w:pPr>
            <w:ins w:author="Shoeb Memon (SHM)" w:date="2023-04-06T00:22:32.659Z" w:id="616502013">
              <w:r w:rsidRPr="6379542B" w:rsidR="6379542B">
                <w:rPr>
                  <w:rFonts w:eastAsia="Calibri"/>
                  <w:rPrChange w:author="Shoeb Memon (SHM)" w:date="2023-04-06T00:23:12.619Z" w:id="1514555415">
                    <w:rPr>
                      <w:rFonts w:ascii="Arial" w:hAnsi="Arial" w:eastAsia="Arial" w:cs="Arial"/>
                      <w:color w:val="D13438"/>
                      <w:sz w:val="24"/>
                      <w:szCs w:val="24"/>
                      <w:u w:val="single"/>
                    </w:rPr>
                  </w:rPrChange>
                </w:rPr>
                <w:t>Information</w:t>
              </w:r>
              <w:r w:rsidRPr="6379542B" w:rsidR="6379542B">
                <w:rPr>
                  <w:rFonts w:eastAsia="Calibri"/>
                  <w:rPrChange w:author="Shoeb Memon (SHM)" w:date="2023-04-06T00:23:12.619Z" w:id="1409667116">
                    <w:rPr>
                      <w:rFonts w:ascii="Arial" w:hAnsi="Arial" w:eastAsia="Arial" w:cs="Arial"/>
                      <w:sz w:val="24"/>
                      <w:szCs w:val="24"/>
                    </w:rPr>
                  </w:rPrChange>
                </w:rPr>
                <w:t xml:space="preserve"> </w:t>
              </w:r>
            </w:ins>
          </w:p>
        </w:tc>
        <w:tc>
          <w:tcPr>
            <w:tcW w:w="18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5:25.617Z">
              <w:tcPr>
                <w:tcW w:w="18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26BDF84D" w14:textId="310EBC1B">
            <w:pPr>
              <w:pStyle w:val="Normal"/>
              <w:bidi w:val="0"/>
              <w:spacing w:before="0" w:beforeAutospacing="off" w:after="0" w:afterAutospacing="off" w:line="240" w:lineRule="auto"/>
              <w:ind w:left="0" w:right="0"/>
              <w:jc w:val="left"/>
              <w:rPr>
                <w:rFonts w:eastAsia="Calibri"/>
              </w:rPr>
              <w:pPrChange w:author="Shoeb Memon (SHM)" w:date="2023-04-06T00:23:12.621Z">
                <w:pPr>
                  <w:pStyle w:val="Normal"/>
                  <w:bidi w:val="0"/>
                  <w:spacing w:before="0" w:beforeAutospacing="off"/>
                </w:pPr>
              </w:pPrChange>
            </w:pPr>
            <w:ins w:author="Shoeb Memon (SHM)" w:date="2023-04-06T00:22:32.659Z" w:id="1022136976">
              <w:r w:rsidRPr="6379542B" w:rsidR="6379542B">
                <w:rPr>
                  <w:rFonts w:eastAsia="Calibri"/>
                  <w:rPrChange w:author="Shoeb Memon (SHM)" w:date="2023-04-06T00:23:12.621Z" w:id="1026234749">
                    <w:rPr>
                      <w:rFonts w:ascii="Arial" w:hAnsi="Arial" w:eastAsia="Arial" w:cs="Arial"/>
                      <w:color w:val="D13438"/>
                      <w:sz w:val="24"/>
                      <w:szCs w:val="24"/>
                      <w:u w:val="single"/>
                    </w:rPr>
                  </w:rPrChange>
                </w:rPr>
                <w:t>General</w:t>
              </w:r>
              <w:r w:rsidRPr="6379542B" w:rsidR="6379542B">
                <w:rPr>
                  <w:rFonts w:eastAsia="Calibri"/>
                  <w:rPrChange w:author="Shoeb Memon (SHM)" w:date="2023-04-06T00:23:12.621Z" w:id="1965461847">
                    <w:rPr>
                      <w:rFonts w:ascii="Arial" w:hAnsi="Arial" w:eastAsia="Arial" w:cs="Arial"/>
                      <w:sz w:val="24"/>
                      <w:szCs w:val="24"/>
                    </w:rPr>
                  </w:rPrChange>
                </w:rPr>
                <w:t xml:space="preserve"> </w:t>
              </w:r>
            </w:ins>
          </w:p>
        </w:tc>
        <w:tc>
          <w:tcPr>
            <w:tcW w:w="16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5:25.618Z">
              <w:tcPr>
                <w:tcW w:w="16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08FE9059" w14:textId="5D6BC121">
            <w:pPr>
              <w:pStyle w:val="Normal"/>
              <w:bidi w:val="0"/>
              <w:spacing w:before="0" w:beforeAutospacing="off" w:after="0" w:afterAutospacing="off" w:line="240" w:lineRule="auto"/>
              <w:ind w:left="0" w:right="0"/>
              <w:jc w:val="left"/>
              <w:rPr>
                <w:rFonts w:eastAsia="Calibri"/>
              </w:rPr>
              <w:pPrChange w:author="Shoeb Memon (SHM)" w:date="2023-04-06T00:23:12.622Z">
                <w:pPr>
                  <w:pStyle w:val="Normal"/>
                  <w:bidi w:val="0"/>
                  <w:spacing w:before="0" w:beforeAutospacing="off"/>
                </w:pPr>
              </w:pPrChange>
            </w:pPr>
            <w:ins w:author="Shoeb Memon (SHM)" w:date="2023-04-06T00:22:32.659Z" w:id="1506520329">
              <w:r w:rsidRPr="6379542B" w:rsidR="6379542B">
                <w:rPr>
                  <w:rFonts w:eastAsia="Calibri"/>
                  <w:rPrChange w:author="Shoeb Memon (SHM)" w:date="2023-04-06T00:23:12.622Z" w:id="1789181330">
                    <w:rPr>
                      <w:rFonts w:ascii="Arial" w:hAnsi="Arial" w:eastAsia="Arial" w:cs="Arial"/>
                      <w:color w:val="D13438"/>
                      <w:sz w:val="24"/>
                      <w:szCs w:val="24"/>
                      <w:u w:val="single"/>
                    </w:rPr>
                  </w:rPrChange>
                </w:rPr>
                <w:t>Read Only</w:t>
              </w:r>
              <w:r w:rsidRPr="6379542B" w:rsidR="6379542B">
                <w:rPr>
                  <w:rFonts w:eastAsia="Calibri"/>
                  <w:rPrChange w:author="Shoeb Memon (SHM)" w:date="2023-04-06T00:23:12.622Z" w:id="1036701636">
                    <w:rPr>
                      <w:rFonts w:ascii="Arial" w:hAnsi="Arial" w:eastAsia="Arial" w:cs="Arial"/>
                      <w:sz w:val="24"/>
                      <w:szCs w:val="24"/>
                    </w:rPr>
                  </w:rPrChange>
                </w:rPr>
                <w:t xml:space="preserve"> </w:t>
              </w:r>
            </w:ins>
          </w:p>
        </w:tc>
      </w:tr>
      <w:tr w:rsidR="6379542B" w:rsidTr="6379542B" w14:paraId="3FBFAD65">
        <w:trPr>
          <w:trHeight w:val="450"/>
          <w:ins w:author="Shoeb Memon (SHM)" w:date="2023-04-06T00:22:32.659Z" w:id="1277105393"/>
          <w:trPrChange w:author="Shoeb Memon (SHM)" w:date="2023-04-06T00:24:41.512Z">
            <w:trPr>
              <w:trHeight w:val="300"/>
            </w:trPr>
          </w:trPrChange>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4:41.512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04947C1C" w14:textId="4A3324B7">
            <w:pPr>
              <w:pStyle w:val="Normal"/>
              <w:bidi w:val="0"/>
              <w:spacing w:before="0" w:beforeAutospacing="off" w:after="0" w:afterAutospacing="off" w:line="240" w:lineRule="auto"/>
              <w:ind w:left="0" w:right="0"/>
              <w:jc w:val="left"/>
              <w:rPr>
                <w:rFonts w:eastAsia="Calibri"/>
              </w:rPr>
              <w:pPrChange w:author="Shoeb Memon (SHM)" w:date="2023-04-06T00:23:16.801Z">
                <w:pPr>
                  <w:pStyle w:val="Normal"/>
                  <w:bidi w:val="0"/>
                  <w:spacing w:before="0" w:beforeAutospacing="off"/>
                </w:pPr>
              </w:pPrChange>
            </w:pPr>
            <w:ins w:author="Shoeb Memon (SHM)" w:date="2023-04-06T00:22:32.659Z" w:id="726066321">
              <w:r w:rsidRPr="6379542B" w:rsidR="6379542B">
                <w:rPr>
                  <w:rFonts w:eastAsia="Calibri"/>
                  <w:rPrChange w:author="Shoeb Memon (SHM)" w:date="2023-04-06T00:23:16.801Z" w:id="1278555885">
                    <w:rPr>
                      <w:rFonts w:ascii="Arial" w:hAnsi="Arial" w:eastAsia="Arial" w:cs="Arial"/>
                      <w:b w:val="1"/>
                      <w:bCs w:val="1"/>
                      <w:color w:val="D13438"/>
                      <w:sz w:val="24"/>
                      <w:szCs w:val="24"/>
                      <w:u w:val="single"/>
                    </w:rPr>
                  </w:rPrChange>
                </w:rPr>
                <w:t>View Invoices</w:t>
              </w:r>
              <w:r w:rsidRPr="6379542B" w:rsidR="6379542B">
                <w:rPr>
                  <w:rFonts w:eastAsia="Calibri"/>
                  <w:rPrChange w:author="Shoeb Memon (SHM)" w:date="2023-04-06T00:23:16.801Z" w:id="533535650">
                    <w:rPr>
                      <w:rFonts w:ascii="Arial" w:hAnsi="Arial" w:eastAsia="Arial" w:cs="Arial"/>
                      <w:b w:val="1"/>
                      <w:bCs w:val="1"/>
                      <w:sz w:val="24"/>
                      <w:szCs w:val="24"/>
                    </w:rPr>
                  </w:rPrChange>
                </w:rPr>
                <w:t xml:space="preserve"> </w:t>
              </w:r>
            </w:ins>
          </w:p>
        </w:tc>
        <w:tc>
          <w:tcPr>
            <w:tcW w:w="15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4:41.512Z">
              <w:tcPr>
                <w:tcW w:w="15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3B760A2C" w14:textId="4113E4FF">
            <w:pPr>
              <w:pStyle w:val="Normal"/>
              <w:bidi w:val="0"/>
              <w:spacing w:before="0" w:beforeAutospacing="off" w:after="0" w:afterAutospacing="off" w:line="240" w:lineRule="auto"/>
              <w:ind w:left="0" w:right="0"/>
              <w:jc w:val="left"/>
              <w:rPr>
                <w:rFonts w:eastAsia="Calibri"/>
              </w:rPr>
              <w:pPrChange w:author="Shoeb Memon (SHM)" w:date="2023-04-06T00:23:16.803Z">
                <w:pPr>
                  <w:pStyle w:val="Normal"/>
                  <w:bidi w:val="0"/>
                  <w:spacing w:before="0" w:beforeAutospacing="off"/>
                </w:pPr>
              </w:pPrChange>
            </w:pPr>
            <w:ins w:author="Shoeb Memon (SHM)" w:date="2023-04-06T00:22:32.659Z" w:id="562570707">
              <w:r w:rsidRPr="6379542B" w:rsidR="6379542B">
                <w:rPr>
                  <w:rFonts w:eastAsia="Calibri"/>
                  <w:rPrChange w:author="Shoeb Memon (SHM)" w:date="2023-04-06T00:23:16.803Z" w:id="1675796184">
                    <w:rPr>
                      <w:rFonts w:ascii="Arial" w:hAnsi="Arial" w:eastAsia="Arial" w:cs="Arial"/>
                      <w:color w:val="D13438"/>
                      <w:sz w:val="24"/>
                      <w:szCs w:val="24"/>
                      <w:u w:val="single"/>
                    </w:rPr>
                  </w:rPrChange>
                </w:rPr>
                <w:t>Invoices</w:t>
              </w:r>
              <w:r w:rsidRPr="6379542B" w:rsidR="6379542B">
                <w:rPr>
                  <w:rFonts w:eastAsia="Calibri"/>
                  <w:rPrChange w:author="Shoeb Memon (SHM)" w:date="2023-04-06T00:23:16.803Z" w:id="763121553">
                    <w:rPr>
                      <w:rFonts w:ascii="Arial" w:hAnsi="Arial" w:eastAsia="Arial" w:cs="Arial"/>
                      <w:sz w:val="24"/>
                      <w:szCs w:val="24"/>
                    </w:rPr>
                  </w:rPrChange>
                </w:rPr>
                <w:t xml:space="preserve"> </w:t>
              </w:r>
            </w:ins>
          </w:p>
        </w:tc>
        <w:tc>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4:41.513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26EE4429" w14:textId="768CA6B0">
            <w:pPr>
              <w:pStyle w:val="Normal"/>
              <w:bidi w:val="0"/>
              <w:spacing w:before="0" w:beforeAutospacing="off" w:after="0" w:afterAutospacing="off" w:line="240" w:lineRule="auto"/>
              <w:ind w:left="0" w:right="0"/>
              <w:jc w:val="left"/>
              <w:rPr>
                <w:rFonts w:eastAsia="Calibri"/>
              </w:rPr>
              <w:pPrChange w:author="Shoeb Memon (SHM)" w:date="2023-04-06T00:23:16.804Z">
                <w:pPr>
                  <w:pStyle w:val="Normal"/>
                  <w:bidi w:val="0"/>
                  <w:spacing w:before="0" w:beforeAutospacing="off"/>
                </w:pPr>
              </w:pPrChange>
            </w:pPr>
            <w:ins w:author="Shoeb Memon (SHM)" w:date="2023-04-06T00:22:32.659Z" w:id="575235960">
              <w:r w:rsidRPr="6379542B" w:rsidR="6379542B">
                <w:rPr>
                  <w:rFonts w:eastAsia="Calibri"/>
                  <w:rPrChange w:author="Shoeb Memon (SHM)" w:date="2023-04-06T00:23:16.804Z" w:id="317859348">
                    <w:rPr>
                      <w:rFonts w:ascii="Arial" w:hAnsi="Arial" w:eastAsia="Arial" w:cs="Arial"/>
                      <w:color w:val="D13438"/>
                      <w:sz w:val="24"/>
                      <w:szCs w:val="24"/>
                      <w:u w:val="single"/>
                    </w:rPr>
                  </w:rPrChange>
                </w:rPr>
                <w:t>Information</w:t>
              </w:r>
              <w:r w:rsidRPr="6379542B" w:rsidR="6379542B">
                <w:rPr>
                  <w:rFonts w:eastAsia="Calibri"/>
                  <w:rPrChange w:author="Shoeb Memon (SHM)" w:date="2023-04-06T00:23:16.804Z" w:id="1647328154">
                    <w:rPr>
                      <w:rFonts w:ascii="Arial" w:hAnsi="Arial" w:eastAsia="Arial" w:cs="Arial"/>
                      <w:sz w:val="24"/>
                      <w:szCs w:val="24"/>
                    </w:rPr>
                  </w:rPrChange>
                </w:rPr>
                <w:t xml:space="preserve"> </w:t>
              </w:r>
            </w:ins>
          </w:p>
        </w:tc>
        <w:tc>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4:41.513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46F0AFC3" w14:textId="22CDB991">
            <w:pPr>
              <w:pStyle w:val="Normal"/>
              <w:bidi w:val="0"/>
              <w:spacing w:before="0" w:beforeAutospacing="off" w:after="0" w:afterAutospacing="off" w:line="240" w:lineRule="auto"/>
              <w:ind w:left="0" w:right="0"/>
              <w:jc w:val="left"/>
              <w:rPr>
                <w:rFonts w:eastAsia="Calibri"/>
              </w:rPr>
              <w:pPrChange w:author="Shoeb Memon (SHM)" w:date="2023-04-06T00:23:16.805Z">
                <w:pPr>
                  <w:pStyle w:val="Normal"/>
                  <w:bidi w:val="0"/>
                  <w:spacing w:before="0" w:beforeAutospacing="off"/>
                </w:pPr>
              </w:pPrChange>
            </w:pPr>
            <w:ins w:author="Shoeb Memon (SHM)" w:date="2023-04-06T00:22:32.659Z" w:id="2053190794">
              <w:r w:rsidRPr="6379542B" w:rsidR="6379542B">
                <w:rPr>
                  <w:rFonts w:eastAsia="Calibri"/>
                  <w:rPrChange w:author="Shoeb Memon (SHM)" w:date="2023-04-06T00:23:16.805Z" w:id="1334698637">
                    <w:rPr>
                      <w:rFonts w:ascii="Arial" w:hAnsi="Arial" w:eastAsia="Arial" w:cs="Arial"/>
                      <w:sz w:val="24"/>
                      <w:szCs w:val="24"/>
                    </w:rPr>
                  </w:rPrChange>
                </w:rPr>
                <w:t xml:space="preserve"> </w:t>
              </w:r>
            </w:ins>
          </w:p>
        </w:tc>
        <w:tc>
          <w:tcPr>
            <w:tcW w:w="16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0:24:41.513Z">
              <w:tcPr>
                <w:tcW w:w="16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6379542B" w:rsidP="6379542B" w:rsidRDefault="6379542B" w14:paraId="02F08D8E" w14:textId="7BB1CE78">
            <w:pPr>
              <w:pStyle w:val="Normal"/>
              <w:bidi w:val="0"/>
              <w:spacing w:before="0" w:beforeAutospacing="off" w:after="0" w:afterAutospacing="off" w:line="240" w:lineRule="auto"/>
              <w:ind w:left="0" w:right="0"/>
              <w:jc w:val="left"/>
              <w:rPr>
                <w:rFonts w:eastAsia="Calibri"/>
              </w:rPr>
              <w:pPrChange w:author="Shoeb Memon (SHM)" w:date="2023-04-06T00:23:16.806Z">
                <w:pPr>
                  <w:pStyle w:val="Normal"/>
                  <w:bidi w:val="0"/>
                  <w:spacing w:before="0" w:beforeAutospacing="off"/>
                </w:pPr>
              </w:pPrChange>
            </w:pPr>
            <w:ins w:author="Shoeb Memon (SHM)" w:date="2023-04-06T00:22:32.659Z" w:id="1479536149">
              <w:r w:rsidRPr="6379542B" w:rsidR="6379542B">
                <w:rPr>
                  <w:rFonts w:eastAsia="Calibri"/>
                  <w:rPrChange w:author="Shoeb Memon (SHM)" w:date="2023-04-06T00:23:16.807Z" w:id="2056299615">
                    <w:rPr>
                      <w:rFonts w:ascii="Arial" w:hAnsi="Arial" w:eastAsia="Arial" w:cs="Arial"/>
                      <w:color w:val="D13438"/>
                      <w:sz w:val="24"/>
                      <w:szCs w:val="24"/>
                      <w:u w:val="single"/>
                    </w:rPr>
                  </w:rPrChange>
                </w:rPr>
                <w:t>Read Only</w:t>
              </w:r>
              <w:r w:rsidRPr="6379542B" w:rsidR="6379542B">
                <w:rPr>
                  <w:rFonts w:eastAsia="Calibri"/>
                  <w:rPrChange w:author="Shoeb Memon (SHM)" w:date="2023-04-06T00:23:16.807Z" w:id="208893613">
                    <w:rPr>
                      <w:rFonts w:ascii="Arial" w:hAnsi="Arial" w:eastAsia="Arial" w:cs="Arial"/>
                      <w:sz w:val="24"/>
                      <w:szCs w:val="24"/>
                    </w:rPr>
                  </w:rPrChange>
                </w:rPr>
                <w:t xml:space="preserve"> </w:t>
              </w:r>
            </w:ins>
          </w:p>
        </w:tc>
      </w:tr>
      <w:tr w:rsidR="6379542B" w:rsidTr="6379542B" w14:paraId="64842294">
        <w:trPr>
          <w:trHeight w:val="555"/>
          <w:ins w:author="Shoeb Memon (SHM)" w:date="2023-04-06T00:22:32.659Z" w:id="1600813182"/>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3CA84717" w14:textId="117E7B78">
            <w:pPr>
              <w:pStyle w:val="Normal"/>
              <w:bidi w:val="0"/>
              <w:spacing w:before="0" w:beforeAutospacing="off" w:after="0" w:afterAutospacing="off" w:line="240" w:lineRule="auto"/>
              <w:ind w:left="0" w:right="0"/>
              <w:jc w:val="left"/>
              <w:rPr>
                <w:rFonts w:eastAsia="Calibri"/>
              </w:rPr>
              <w:pPrChange w:author="Shoeb Memon (SHM)" w:date="2023-04-06T00:23:19.761Z">
                <w:pPr>
                  <w:pStyle w:val="Normal"/>
                  <w:bidi w:val="0"/>
                  <w:spacing w:before="0" w:beforeAutospacing="off"/>
                </w:pPr>
              </w:pPrChange>
            </w:pPr>
            <w:ins w:author="Shoeb Memon (SHM)" w:date="2023-04-06T00:22:32.659Z" w:id="922883439">
              <w:r w:rsidRPr="6379542B" w:rsidR="6379542B">
                <w:rPr>
                  <w:rFonts w:eastAsia="Calibri"/>
                  <w:rPrChange w:author="Shoeb Memon (SHM)" w:date="2023-04-06T00:23:19.762Z" w:id="952899484">
                    <w:rPr>
                      <w:rFonts w:ascii="Arial" w:hAnsi="Arial" w:eastAsia="Arial" w:cs="Arial"/>
                      <w:b w:val="1"/>
                      <w:bCs w:val="1"/>
                      <w:color w:val="D13438"/>
                      <w:sz w:val="24"/>
                      <w:szCs w:val="24"/>
                      <w:u w:val="single"/>
                    </w:rPr>
                  </w:rPrChange>
                </w:rPr>
                <w:t>Onboard Users</w:t>
              </w:r>
              <w:r w:rsidRPr="6379542B" w:rsidR="6379542B">
                <w:rPr>
                  <w:rFonts w:eastAsia="Calibri"/>
                  <w:rPrChange w:author="Shoeb Memon (SHM)" w:date="2023-04-06T00:23:19.762Z" w:id="1453798005">
                    <w:rPr>
                      <w:rFonts w:ascii="Arial" w:hAnsi="Arial" w:eastAsia="Arial" w:cs="Arial"/>
                      <w:b w:val="1"/>
                      <w:bCs w:val="1"/>
                      <w:sz w:val="24"/>
                      <w:szCs w:val="24"/>
                    </w:rPr>
                  </w:rPrChange>
                </w:rPr>
                <w:t xml:space="preserve"> </w:t>
              </w:r>
            </w:ins>
          </w:p>
        </w:tc>
        <w:tc>
          <w:tcPr>
            <w:tcW w:w="15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439F1E16" w14:textId="05E50814">
            <w:pPr>
              <w:pStyle w:val="Normal"/>
              <w:bidi w:val="0"/>
              <w:spacing w:before="0" w:beforeAutospacing="off" w:after="0" w:afterAutospacing="off" w:line="240" w:lineRule="auto"/>
              <w:ind w:left="0" w:right="0"/>
              <w:jc w:val="left"/>
              <w:rPr>
                <w:rFonts w:eastAsia="Calibri"/>
              </w:rPr>
              <w:pPrChange w:author="Shoeb Memon (SHM)" w:date="2023-04-06T00:23:19.763Z">
                <w:pPr>
                  <w:pStyle w:val="Normal"/>
                  <w:bidi w:val="0"/>
                  <w:spacing w:before="0" w:beforeAutospacing="off"/>
                </w:pPr>
              </w:pPrChange>
            </w:pPr>
            <w:ins w:author="Shoeb Memon (SHM)" w:date="2023-04-06T00:22:32.659Z" w:id="669059165">
              <w:r w:rsidRPr="6379542B" w:rsidR="6379542B">
                <w:rPr>
                  <w:rFonts w:eastAsia="Calibri"/>
                  <w:rPrChange w:author="Shoeb Memon (SHM)" w:date="2023-04-06T00:23:19.763Z" w:id="861634164">
                    <w:rPr>
                      <w:rFonts w:ascii="Arial" w:hAnsi="Arial" w:eastAsia="Arial" w:cs="Arial"/>
                      <w:color w:val="D13438"/>
                      <w:sz w:val="24"/>
                      <w:szCs w:val="24"/>
                      <w:u w:val="single"/>
                    </w:rPr>
                  </w:rPrChange>
                </w:rPr>
                <w:t>Contacts</w:t>
              </w:r>
              <w:r w:rsidRPr="6379542B" w:rsidR="6379542B">
                <w:rPr>
                  <w:rFonts w:eastAsia="Calibri"/>
                  <w:rPrChange w:author="Shoeb Memon (SHM)" w:date="2023-04-06T00:23:19.763Z" w:id="1723180740">
                    <w:rPr>
                      <w:rFonts w:ascii="Arial" w:hAnsi="Arial" w:eastAsia="Arial" w:cs="Arial"/>
                      <w:sz w:val="24"/>
                      <w:szCs w:val="24"/>
                    </w:rPr>
                  </w:rPrChange>
                </w:rPr>
                <w:t xml:space="preserve"> </w:t>
              </w:r>
            </w:ins>
          </w:p>
        </w:tc>
        <w:tc>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49697F39" w14:textId="196288C4">
            <w:pPr>
              <w:pStyle w:val="Normal"/>
              <w:bidi w:val="0"/>
              <w:spacing w:before="0" w:beforeAutospacing="off" w:after="0" w:afterAutospacing="off" w:line="240" w:lineRule="auto"/>
              <w:ind w:left="0" w:right="0"/>
              <w:jc w:val="left"/>
              <w:rPr>
                <w:rFonts w:eastAsia="Calibri"/>
              </w:rPr>
              <w:pPrChange w:author="Shoeb Memon (SHM)" w:date="2023-04-06T00:23:19.764Z">
                <w:pPr>
                  <w:pStyle w:val="Normal"/>
                  <w:bidi w:val="0"/>
                  <w:spacing w:before="0" w:beforeAutospacing="off"/>
                </w:pPr>
              </w:pPrChange>
            </w:pPr>
            <w:ins w:author="Shoeb Memon (SHM)" w:date="2023-04-06T00:22:32.659Z" w:id="52464761">
              <w:r w:rsidRPr="6379542B" w:rsidR="6379542B">
                <w:rPr>
                  <w:rFonts w:eastAsia="Calibri"/>
                  <w:rPrChange w:author="Shoeb Memon (SHM)" w:date="2023-04-06T00:23:19.764Z" w:id="251073425">
                    <w:rPr>
                      <w:rFonts w:ascii="Arial" w:hAnsi="Arial" w:eastAsia="Arial" w:cs="Arial"/>
                      <w:color w:val="D13438"/>
                      <w:sz w:val="24"/>
                      <w:szCs w:val="24"/>
                      <w:u w:val="single"/>
                    </w:rPr>
                  </w:rPrChange>
                </w:rPr>
                <w:t>Invite Web Form</w:t>
              </w:r>
              <w:r w:rsidRPr="6379542B" w:rsidR="6379542B">
                <w:rPr>
                  <w:rFonts w:eastAsia="Calibri"/>
                  <w:rPrChange w:author="Shoeb Memon (SHM)" w:date="2023-04-06T00:23:19.764Z" w:id="1174057072">
                    <w:rPr>
                      <w:rFonts w:ascii="Arial" w:hAnsi="Arial" w:eastAsia="Arial" w:cs="Arial"/>
                      <w:sz w:val="24"/>
                      <w:szCs w:val="24"/>
                    </w:rPr>
                  </w:rPrChange>
                </w:rPr>
                <w:t xml:space="preserve"> </w:t>
              </w:r>
            </w:ins>
          </w:p>
        </w:tc>
        <w:tc>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48C7CA88" w14:textId="01055843">
            <w:pPr>
              <w:pStyle w:val="Normal"/>
              <w:bidi w:val="0"/>
              <w:spacing w:before="0" w:beforeAutospacing="off" w:after="0" w:afterAutospacing="off" w:line="240" w:lineRule="auto"/>
              <w:ind w:left="0" w:right="0"/>
              <w:jc w:val="left"/>
              <w:rPr>
                <w:rFonts w:eastAsia="Calibri"/>
              </w:rPr>
              <w:pPrChange w:author="Shoeb Memon (SHM)" w:date="2023-04-06T00:23:19.765Z">
                <w:pPr>
                  <w:pStyle w:val="Normal"/>
                  <w:bidi w:val="0"/>
                  <w:spacing w:before="0" w:beforeAutospacing="off"/>
                </w:pPr>
              </w:pPrChange>
            </w:pPr>
            <w:ins w:author="Shoeb Memon (SHM)" w:date="2023-04-06T00:22:32.659Z" w:id="53931306">
              <w:r w:rsidRPr="6379542B" w:rsidR="6379542B">
                <w:rPr>
                  <w:rFonts w:eastAsia="Calibri"/>
                  <w:rPrChange w:author="Shoeb Memon (SHM)" w:date="2023-04-06T00:23:19.766Z" w:id="1986242878">
                    <w:rPr>
                      <w:rFonts w:ascii="Arial" w:hAnsi="Arial" w:eastAsia="Arial" w:cs="Arial"/>
                      <w:color w:val="D13438"/>
                      <w:sz w:val="24"/>
                      <w:szCs w:val="24"/>
                      <w:u w:val="single"/>
                    </w:rPr>
                  </w:rPrChange>
                </w:rPr>
                <w:t>General</w:t>
              </w:r>
              <w:r w:rsidRPr="6379542B" w:rsidR="6379542B">
                <w:rPr>
                  <w:rFonts w:eastAsia="Calibri"/>
                  <w:rPrChange w:author="Shoeb Memon (SHM)" w:date="2023-04-06T00:23:19.766Z" w:id="646545563">
                    <w:rPr>
                      <w:rFonts w:ascii="Arial" w:hAnsi="Arial" w:eastAsia="Arial" w:cs="Arial"/>
                      <w:sz w:val="24"/>
                      <w:szCs w:val="24"/>
                    </w:rPr>
                  </w:rPrChange>
                </w:rPr>
                <w:t xml:space="preserve"> </w:t>
              </w:r>
            </w:ins>
          </w:p>
        </w:tc>
        <w:tc>
          <w:tcPr>
            <w:tcW w:w="16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400FA2E1" w14:textId="1A5714F8">
            <w:pPr>
              <w:pStyle w:val="Normal"/>
              <w:bidi w:val="0"/>
              <w:spacing w:before="0" w:beforeAutospacing="off" w:after="0" w:afterAutospacing="off" w:line="240" w:lineRule="auto"/>
              <w:ind w:left="0" w:right="0"/>
              <w:jc w:val="left"/>
              <w:rPr>
                <w:rFonts w:eastAsia="Calibri"/>
              </w:rPr>
              <w:pPrChange w:author="Shoeb Memon (SHM)" w:date="2023-04-06T00:23:19.767Z">
                <w:pPr>
                  <w:pStyle w:val="Normal"/>
                  <w:bidi w:val="0"/>
                  <w:spacing w:before="0" w:beforeAutospacing="off"/>
                </w:pPr>
              </w:pPrChange>
            </w:pPr>
            <w:ins w:author="Shoeb Memon (SHM)" w:date="2023-04-06T00:22:32.659Z" w:id="446901016">
              <w:r w:rsidRPr="6379542B" w:rsidR="6379542B">
                <w:rPr>
                  <w:rFonts w:eastAsia="Calibri"/>
                  <w:rPrChange w:author="Shoeb Memon (SHM)" w:date="2023-04-06T00:23:19.767Z" w:id="708375401">
                    <w:rPr>
                      <w:rFonts w:ascii="Arial" w:hAnsi="Arial" w:eastAsia="Arial" w:cs="Arial"/>
                      <w:color w:val="D13438"/>
                      <w:sz w:val="24"/>
                      <w:szCs w:val="24"/>
                      <w:u w:val="single"/>
                    </w:rPr>
                  </w:rPrChange>
                </w:rPr>
                <w:t>Insert</w:t>
              </w:r>
              <w:r w:rsidRPr="6379542B" w:rsidR="6379542B">
                <w:rPr>
                  <w:rFonts w:eastAsia="Calibri"/>
                  <w:rPrChange w:author="Shoeb Memon (SHM)" w:date="2023-04-06T00:23:19.767Z" w:id="318133693">
                    <w:rPr>
                      <w:rFonts w:ascii="Arial" w:hAnsi="Arial" w:eastAsia="Arial" w:cs="Arial"/>
                      <w:sz w:val="24"/>
                      <w:szCs w:val="24"/>
                    </w:rPr>
                  </w:rPrChange>
                </w:rPr>
                <w:t xml:space="preserve"> </w:t>
              </w:r>
            </w:ins>
          </w:p>
        </w:tc>
      </w:tr>
      <w:tr w:rsidR="6379542B" w:rsidTr="6379542B" w14:paraId="0B9955A2">
        <w:trPr>
          <w:trHeight w:val="510"/>
          <w:ins w:author="Shoeb Memon (SHM)" w:date="2023-04-06T00:22:32.659Z" w:id="70056737"/>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1F5A24FB" w14:textId="0F66792B">
            <w:pPr>
              <w:pStyle w:val="Normal"/>
              <w:bidi w:val="0"/>
              <w:spacing w:before="0" w:beforeAutospacing="off" w:after="0" w:afterAutospacing="off" w:line="240" w:lineRule="auto"/>
              <w:ind w:left="0" w:right="0"/>
              <w:jc w:val="left"/>
              <w:rPr>
                <w:rFonts w:eastAsia="Calibri"/>
              </w:rPr>
              <w:pPrChange w:author="Shoeb Memon (SHM)" w:date="2023-04-06T00:23:22.656Z">
                <w:pPr>
                  <w:pStyle w:val="Normal"/>
                  <w:bidi w:val="0"/>
                  <w:spacing w:before="0" w:beforeAutospacing="off"/>
                </w:pPr>
              </w:pPrChange>
            </w:pPr>
            <w:ins w:author="Shoeb Memon (SHM)" w:date="2023-04-06T00:22:32.66Z" w:id="328710220">
              <w:r w:rsidRPr="6379542B" w:rsidR="6379542B">
                <w:rPr>
                  <w:rFonts w:eastAsia="Calibri"/>
                  <w:rPrChange w:author="Shoeb Memon (SHM)" w:date="2023-04-06T00:23:22.656Z" w:id="1704649134">
                    <w:rPr>
                      <w:rFonts w:ascii="Arial" w:hAnsi="Arial" w:eastAsia="Arial" w:cs="Arial"/>
                      <w:b w:val="1"/>
                      <w:bCs w:val="1"/>
                      <w:color w:val="D13438"/>
                      <w:sz w:val="24"/>
                      <w:szCs w:val="24"/>
                      <w:u w:val="single"/>
                    </w:rPr>
                  </w:rPrChange>
                </w:rPr>
                <w:t>Create Case</w:t>
              </w:r>
              <w:r w:rsidRPr="6379542B" w:rsidR="6379542B">
                <w:rPr>
                  <w:rFonts w:eastAsia="Calibri"/>
                  <w:rPrChange w:author="Shoeb Memon (SHM)" w:date="2023-04-06T00:23:22.656Z" w:id="340183963">
                    <w:rPr>
                      <w:rFonts w:ascii="Arial" w:hAnsi="Arial" w:eastAsia="Arial" w:cs="Arial"/>
                      <w:b w:val="1"/>
                      <w:bCs w:val="1"/>
                      <w:sz w:val="24"/>
                      <w:szCs w:val="24"/>
                    </w:rPr>
                  </w:rPrChange>
                </w:rPr>
                <w:t xml:space="preserve"> </w:t>
              </w:r>
            </w:ins>
          </w:p>
        </w:tc>
        <w:tc>
          <w:tcPr>
            <w:tcW w:w="15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23BE81A3" w14:textId="7CE076DA">
            <w:pPr>
              <w:pStyle w:val="Normal"/>
              <w:bidi w:val="0"/>
              <w:spacing w:before="0" w:beforeAutospacing="off" w:after="0" w:afterAutospacing="off" w:line="240" w:lineRule="auto"/>
              <w:ind w:left="0" w:right="0"/>
              <w:jc w:val="left"/>
              <w:rPr>
                <w:rFonts w:eastAsia="Calibri"/>
              </w:rPr>
              <w:pPrChange w:author="Shoeb Memon (SHM)" w:date="2023-04-06T00:23:22.657Z">
                <w:pPr>
                  <w:pStyle w:val="Normal"/>
                  <w:bidi w:val="0"/>
                  <w:spacing w:before="0" w:beforeAutospacing="off"/>
                </w:pPr>
              </w:pPrChange>
            </w:pPr>
            <w:ins w:author="Shoeb Memon (SHM)" w:date="2023-04-06T00:22:32.66Z" w:id="517172708">
              <w:r w:rsidRPr="6379542B" w:rsidR="6379542B">
                <w:rPr>
                  <w:rFonts w:eastAsia="Calibri"/>
                  <w:rPrChange w:author="Shoeb Memon (SHM)" w:date="2023-04-06T00:23:22.657Z" w:id="1450492">
                    <w:rPr>
                      <w:rFonts w:ascii="Arial" w:hAnsi="Arial" w:eastAsia="Arial" w:cs="Arial"/>
                      <w:color w:val="D13438"/>
                      <w:sz w:val="24"/>
                      <w:szCs w:val="24"/>
                      <w:u w:val="single"/>
                    </w:rPr>
                  </w:rPrChange>
                </w:rPr>
                <w:t>Case</w:t>
              </w:r>
              <w:r w:rsidRPr="6379542B" w:rsidR="6379542B">
                <w:rPr>
                  <w:rFonts w:eastAsia="Calibri"/>
                  <w:rPrChange w:author="Shoeb Memon (SHM)" w:date="2023-04-06T00:23:22.657Z" w:id="1758135858">
                    <w:rPr>
                      <w:rFonts w:ascii="Arial" w:hAnsi="Arial" w:eastAsia="Arial" w:cs="Arial"/>
                      <w:sz w:val="24"/>
                      <w:szCs w:val="24"/>
                    </w:rPr>
                  </w:rPrChange>
                </w:rPr>
                <w:t xml:space="preserve"> </w:t>
              </w:r>
            </w:ins>
          </w:p>
        </w:tc>
        <w:tc>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24A864BC" w14:textId="719F9AEC">
            <w:pPr>
              <w:pStyle w:val="Normal"/>
              <w:bidi w:val="0"/>
              <w:spacing w:before="0" w:beforeAutospacing="off" w:after="0" w:afterAutospacing="off" w:line="240" w:lineRule="auto"/>
              <w:ind w:left="0" w:right="0"/>
              <w:jc w:val="left"/>
              <w:rPr>
                <w:rFonts w:eastAsia="Calibri"/>
              </w:rPr>
              <w:pPrChange w:author="Shoeb Memon (SHM)" w:date="2023-04-06T00:23:22.658Z">
                <w:pPr>
                  <w:pStyle w:val="Normal"/>
                  <w:bidi w:val="0"/>
                  <w:spacing w:before="0" w:beforeAutospacing="off"/>
                </w:pPr>
              </w:pPrChange>
            </w:pPr>
            <w:ins w:author="Shoeb Memon (SHM)" w:date="2023-04-06T00:22:32.66Z" w:id="1757154870">
              <w:r w:rsidRPr="6379542B" w:rsidR="6379542B">
                <w:rPr>
                  <w:rFonts w:eastAsia="Calibri"/>
                  <w:rPrChange w:author="Shoeb Memon (SHM)" w:date="2023-04-06T00:23:22.658Z" w:id="298542250">
                    <w:rPr>
                      <w:rFonts w:ascii="Arial" w:hAnsi="Arial" w:eastAsia="Arial" w:cs="Arial"/>
                      <w:color w:val="D13438"/>
                      <w:sz w:val="24"/>
                      <w:szCs w:val="24"/>
                      <w:u w:val="single"/>
                    </w:rPr>
                  </w:rPrChange>
                </w:rPr>
                <w:t>Case Web Form</w:t>
              </w:r>
              <w:r w:rsidRPr="6379542B" w:rsidR="6379542B">
                <w:rPr>
                  <w:rFonts w:eastAsia="Calibri"/>
                  <w:rPrChange w:author="Shoeb Memon (SHM)" w:date="2023-04-06T00:23:22.659Z" w:id="94062388">
                    <w:rPr>
                      <w:rFonts w:ascii="Arial" w:hAnsi="Arial" w:eastAsia="Arial" w:cs="Arial"/>
                      <w:sz w:val="24"/>
                      <w:szCs w:val="24"/>
                    </w:rPr>
                  </w:rPrChange>
                </w:rPr>
                <w:t xml:space="preserve"> </w:t>
              </w:r>
            </w:ins>
          </w:p>
        </w:tc>
        <w:tc>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6444C7FC" w14:textId="3AF83AAA">
            <w:pPr>
              <w:pStyle w:val="Normal"/>
              <w:bidi w:val="0"/>
              <w:spacing w:before="0" w:beforeAutospacing="off" w:after="0" w:afterAutospacing="off" w:line="240" w:lineRule="auto"/>
              <w:ind w:left="0" w:right="0"/>
              <w:jc w:val="left"/>
              <w:rPr>
                <w:rFonts w:eastAsia="Calibri"/>
              </w:rPr>
              <w:pPrChange w:author="Shoeb Memon (SHM)" w:date="2023-04-06T00:23:22.66Z">
                <w:pPr>
                  <w:pStyle w:val="Normal"/>
                  <w:bidi w:val="0"/>
                  <w:spacing w:before="0" w:beforeAutospacing="off"/>
                </w:pPr>
              </w:pPrChange>
            </w:pPr>
            <w:ins w:author="Shoeb Memon (SHM)" w:date="2023-04-06T00:22:32.66Z" w:id="1861085443">
              <w:r w:rsidRPr="6379542B" w:rsidR="6379542B">
                <w:rPr>
                  <w:rFonts w:eastAsia="Calibri"/>
                  <w:rPrChange w:author="Shoeb Memon (SHM)" w:date="2023-04-06T00:23:22.661Z" w:id="1809957892">
                    <w:rPr>
                      <w:rFonts w:ascii="Arial" w:hAnsi="Arial" w:eastAsia="Arial" w:cs="Arial"/>
                      <w:color w:val="D13438"/>
                      <w:sz w:val="24"/>
                      <w:szCs w:val="24"/>
                      <w:u w:val="single"/>
                    </w:rPr>
                  </w:rPrChange>
                </w:rPr>
                <w:t>Web_form</w:t>
              </w:r>
              <w:r w:rsidRPr="6379542B" w:rsidR="6379542B">
                <w:rPr>
                  <w:rFonts w:eastAsia="Calibri"/>
                  <w:rPrChange w:author="Shoeb Memon (SHM)" w:date="2023-04-06T00:23:22.661Z" w:id="1594863393">
                    <w:rPr>
                      <w:rFonts w:ascii="Arial" w:hAnsi="Arial" w:eastAsia="Arial" w:cs="Arial"/>
                      <w:sz w:val="24"/>
                      <w:szCs w:val="24"/>
                    </w:rPr>
                  </w:rPrChange>
                </w:rPr>
                <w:t xml:space="preserve"> </w:t>
              </w:r>
            </w:ins>
          </w:p>
        </w:tc>
        <w:tc>
          <w:tcPr>
            <w:tcW w:w="16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1E5C2DC3" w14:textId="653DA7EB">
            <w:pPr>
              <w:pStyle w:val="Normal"/>
              <w:bidi w:val="0"/>
              <w:spacing w:before="0" w:beforeAutospacing="off" w:after="0" w:afterAutospacing="off" w:line="240" w:lineRule="auto"/>
              <w:ind w:left="0" w:right="0"/>
              <w:jc w:val="left"/>
              <w:rPr>
                <w:rFonts w:eastAsia="Calibri"/>
              </w:rPr>
              <w:pPrChange w:author="Shoeb Memon (SHM)" w:date="2023-04-06T00:23:22.662Z">
                <w:pPr>
                  <w:pStyle w:val="Normal"/>
                  <w:bidi w:val="0"/>
                  <w:spacing w:before="0" w:beforeAutospacing="off"/>
                </w:pPr>
              </w:pPrChange>
            </w:pPr>
            <w:ins w:author="Shoeb Memon (SHM)" w:date="2023-04-06T00:22:32.66Z" w:id="1802117369">
              <w:r w:rsidRPr="6379542B" w:rsidR="6379542B">
                <w:rPr>
                  <w:rFonts w:eastAsia="Calibri"/>
                  <w:rPrChange w:author="Shoeb Memon (SHM)" w:date="2023-04-06T00:23:22.662Z" w:id="828553014">
                    <w:rPr>
                      <w:rFonts w:ascii="Arial" w:hAnsi="Arial" w:eastAsia="Arial" w:cs="Arial"/>
                      <w:color w:val="D13438"/>
                      <w:sz w:val="24"/>
                      <w:szCs w:val="24"/>
                      <w:u w:val="single"/>
                    </w:rPr>
                  </w:rPrChange>
                </w:rPr>
                <w:t>Insert</w:t>
              </w:r>
              <w:r w:rsidRPr="6379542B" w:rsidR="6379542B">
                <w:rPr>
                  <w:rFonts w:eastAsia="Calibri"/>
                  <w:rPrChange w:author="Shoeb Memon (SHM)" w:date="2023-04-06T00:23:22.662Z" w:id="1425604843">
                    <w:rPr>
                      <w:rFonts w:ascii="Arial" w:hAnsi="Arial" w:eastAsia="Arial" w:cs="Arial"/>
                      <w:sz w:val="24"/>
                      <w:szCs w:val="24"/>
                    </w:rPr>
                  </w:rPrChange>
                </w:rPr>
                <w:t xml:space="preserve"> </w:t>
              </w:r>
            </w:ins>
          </w:p>
        </w:tc>
      </w:tr>
      <w:tr w:rsidR="6379542B" w:rsidTr="6379542B" w14:paraId="7C0EDD26">
        <w:trPr>
          <w:trHeight w:val="510"/>
          <w:ins w:author="Shoeb Memon (SHM)" w:date="2023-04-06T00:22:32.66Z" w:id="1172190628"/>
        </w:trPr>
        <w:tc>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2E67DBCA" w:rsidP="6379542B" w:rsidRDefault="2E67DBCA" w14:paraId="0645D423" w14:textId="1A3050FB">
            <w:pPr>
              <w:pStyle w:val="Normal"/>
              <w:bidi w:val="0"/>
              <w:spacing w:before="0" w:beforeAutospacing="off" w:after="0" w:afterAutospacing="off" w:line="240" w:lineRule="auto"/>
              <w:ind w:left="0" w:right="0"/>
              <w:jc w:val="left"/>
              <w:rPr>
                <w:rFonts w:eastAsia="Calibri"/>
              </w:rPr>
              <w:pPrChange w:author="Shoeb Memon (SHM)" w:date="2023-04-06T00:23:28.34Z">
                <w:pPr>
                  <w:pStyle w:val="Normal"/>
                  <w:bidi w:val="0"/>
                  <w:spacing w:before="0" w:beforeAutospacing="off"/>
                </w:pPr>
              </w:pPrChange>
            </w:pPr>
            <w:ins w:author="Shoeb Memon (SHM)" w:date="2023-04-06T00:24:10.731Z" w:id="1709831697">
              <w:r w:rsidRPr="6379542B" w:rsidR="2E67DBCA">
                <w:rPr>
                  <w:rFonts w:eastAsia="Calibri"/>
                </w:rPr>
                <w:t>View Case</w:t>
              </w:r>
            </w:ins>
          </w:p>
        </w:tc>
        <w:tc>
          <w:tcPr>
            <w:tcW w:w="15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6379542B" w:rsidP="6379542B" w:rsidRDefault="6379542B" w14:paraId="2CD803EB" w14:textId="09ADD119">
            <w:pPr>
              <w:pStyle w:val="Normal"/>
              <w:bidi w:val="0"/>
              <w:spacing w:before="0" w:beforeAutospacing="off" w:after="0" w:afterAutospacing="off" w:line="240" w:lineRule="auto"/>
              <w:ind w:left="0" w:right="0"/>
              <w:jc w:val="left"/>
              <w:rPr>
                <w:rFonts w:eastAsia="Calibri"/>
              </w:rPr>
              <w:pPrChange w:author="Shoeb Memon (SHM)" w:date="2023-04-06T00:23:28.342Z">
                <w:pPr>
                  <w:pStyle w:val="Normal"/>
                  <w:bidi w:val="0"/>
                  <w:spacing w:before="0" w:beforeAutospacing="off"/>
                </w:pPr>
              </w:pPrChange>
            </w:pPr>
            <w:ins w:author="Shoeb Memon (SHM)" w:date="2023-04-06T00:22:32.66Z" w:id="830204377">
              <w:r w:rsidRPr="6379542B" w:rsidR="6379542B">
                <w:rPr>
                  <w:rFonts w:eastAsia="Calibri"/>
                  <w:rPrChange w:author="Shoeb Memon (SHM)" w:date="2023-04-06T00:23:28.342Z" w:id="899003723">
                    <w:rPr>
                      <w:rFonts w:ascii="Arial" w:hAnsi="Arial" w:eastAsia="Arial" w:cs="Arial"/>
                      <w:strike w:val="0"/>
                      <w:dstrike w:val="0"/>
                      <w:color w:val="D13438"/>
                      <w:sz w:val="24"/>
                      <w:szCs w:val="24"/>
                      <w:u w:val="none"/>
                    </w:rPr>
                  </w:rPrChange>
                </w:rPr>
                <w:t xml:space="preserve"> </w:t>
              </w:r>
            </w:ins>
            <w:ins w:author="Shoeb Memon (SHM)" w:date="2023-04-06T00:24:14.287Z" w:id="513673449">
              <w:r w:rsidRPr="6379542B" w:rsidR="2DFF35E4">
                <w:rPr>
                  <w:rFonts w:eastAsia="Calibri"/>
                </w:rPr>
                <w:t>Case</w:t>
              </w:r>
            </w:ins>
          </w:p>
        </w:tc>
        <w:tc>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2DFF35E4" w:rsidP="6379542B" w:rsidRDefault="2DFF35E4" w14:paraId="041EA116" w14:textId="39D5E433">
            <w:pPr>
              <w:pStyle w:val="Normal"/>
              <w:bidi w:val="0"/>
              <w:spacing w:before="0" w:beforeAutospacing="off" w:after="0" w:afterAutospacing="off" w:line="240" w:lineRule="auto"/>
              <w:ind w:left="0" w:right="0"/>
              <w:jc w:val="left"/>
              <w:rPr>
                <w:rFonts w:eastAsia="Calibri"/>
              </w:rPr>
              <w:pPrChange w:author="Shoeb Memon (SHM)" w:date="2023-04-06T00:23:28.343Z">
                <w:pPr>
                  <w:pStyle w:val="Normal"/>
                  <w:bidi w:val="0"/>
                  <w:spacing w:before="0" w:beforeAutospacing="off"/>
                </w:pPr>
              </w:pPrChange>
            </w:pPr>
            <w:ins w:author="Shoeb Memon (SHM)" w:date="2023-04-06T00:24:20.436Z" w:id="1235802809">
              <w:r w:rsidRPr="6379542B" w:rsidR="2DFF35E4">
                <w:rPr>
                  <w:rFonts w:eastAsia="Calibri"/>
                </w:rPr>
                <w:t>Case Web Form</w:t>
              </w:r>
            </w:ins>
          </w:p>
        </w:tc>
        <w:tc>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2DFF35E4" w:rsidP="6379542B" w:rsidRDefault="2DFF35E4" w14:paraId="11AB8077" w14:textId="1734A1DF">
            <w:pPr>
              <w:pStyle w:val="Normal"/>
              <w:bidi w:val="0"/>
              <w:spacing w:before="0" w:beforeAutospacing="off" w:after="0" w:afterAutospacing="off" w:line="240" w:lineRule="auto"/>
              <w:ind w:left="0" w:right="0"/>
              <w:jc w:val="left"/>
              <w:rPr>
                <w:rFonts w:eastAsia="Calibri"/>
              </w:rPr>
            </w:pPr>
            <w:ins w:author="Shoeb Memon (SHM)" w:date="2023-04-06T00:24:25.702Z" w:id="340348945">
              <w:r w:rsidRPr="6379542B" w:rsidR="2DFF35E4">
                <w:rPr>
                  <w:rFonts w:eastAsia="Calibri"/>
                </w:rPr>
                <w:t>Web_form</w:t>
              </w:r>
            </w:ins>
          </w:p>
        </w:tc>
        <w:tc>
          <w:tcPr>
            <w:tcW w:w="16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p w:rsidR="2DFF35E4" w:rsidP="6379542B" w:rsidRDefault="2DFF35E4" w14:paraId="3D6E6560" w14:textId="5A2CFC8C">
            <w:pPr>
              <w:pStyle w:val="Normal"/>
              <w:bidi w:val="0"/>
              <w:spacing w:before="0" w:beforeAutospacing="off" w:after="0" w:afterAutospacing="off" w:line="240" w:lineRule="auto"/>
              <w:ind w:left="0" w:right="0"/>
              <w:jc w:val="left"/>
              <w:rPr>
                <w:rFonts w:eastAsia="Calibri"/>
                <w:rPrChange w:author="Shoeb Memon (SHM)" w:date="2023-04-06T00:23:28.345Z" w:id="1682775700">
                  <w:rPr>
                    <w:rFonts w:ascii="Arial" w:hAnsi="Arial" w:eastAsia="Arial" w:cs="Arial"/>
                    <w:strike w:val="0"/>
                    <w:dstrike w:val="0"/>
                    <w:color w:val="D13438"/>
                    <w:sz w:val="24"/>
                    <w:szCs w:val="24"/>
                    <w:u w:val="none"/>
                  </w:rPr>
                </w:rPrChange>
              </w:rPr>
            </w:pPr>
            <w:ins w:author="Shoeb Memon (SHM)" w:date="2023-04-06T00:24:48.603Z" w:id="1382996777">
              <w:r w:rsidRPr="6379542B" w:rsidR="2DFF35E4">
                <w:rPr>
                  <w:rFonts w:eastAsia="Calibri"/>
                </w:rPr>
                <w:t>Read Only</w:t>
              </w:r>
            </w:ins>
          </w:p>
        </w:tc>
      </w:tr>
    </w:tbl>
    <w:p w:rsidR="6379542B" w:rsidP="6379542B" w:rsidRDefault="6379542B" w14:paraId="3E44895E" w14:textId="5E8F32C1">
      <w:pPr>
        <w:pStyle w:val="Normal"/>
        <w:bidi w:val="0"/>
        <w:spacing w:before="0" w:beforeAutospacing="off" w:after="0" w:afterAutospacing="off" w:line="240" w:lineRule="auto"/>
        <w:ind w:left="0" w:right="0"/>
        <w:jc w:val="left"/>
        <w:rPr>
          <w:ins w:author="Shoeb Memon (SHM)" w:date="2023-04-06T00:22:30.515Z" w:id="1145090741"/>
          <w:rFonts w:eastAsia="Calibri"/>
        </w:rPr>
      </w:pPr>
    </w:p>
    <w:p w:rsidR="254B0FC9" w:rsidP="6379542B" w:rsidRDefault="254B0FC9" w14:paraId="610D2B8B" w14:textId="4C580074">
      <w:pPr>
        <w:pStyle w:val="Heading2"/>
        <w:bidi w:val="0"/>
        <w:spacing w:before="40" w:beforeAutospacing="off" w:after="0" w:afterAutospacing="off" w:line="240" w:lineRule="auto"/>
        <w:ind w:left="0" w:right="0"/>
        <w:jc w:val="left"/>
        <w:rPr>
          <w:ins w:author="Shoeb Memon (SHM)" w:date="2023-04-06T00:26:15.493Z" w:id="552483175"/>
        </w:rPr>
        <w:pPrChange w:author="Shoeb Memon (SHM)" w:date="2023-04-06T00:26:36.421Z">
          <w:pPr>
            <w:pStyle w:val="Normal"/>
            <w:spacing w:before="0" w:beforeAutospacing="off" w:after="0" w:afterAutospacing="off" w:line="240" w:lineRule="auto"/>
            <w:ind w:left="0" w:right="0"/>
            <w:jc w:val="left"/>
          </w:pPr>
        </w:pPrChange>
      </w:pPr>
      <w:ins w:author="Shoeb Memon (SHM)" w:date="2023-04-06T00:26:19.733Z" w:id="2020825514">
        <w:r w:rsidR="254B0FC9">
          <w:t>Basic Form Metadata</w:t>
        </w:r>
      </w:ins>
    </w:p>
    <w:p w:rsidR="6379542B" w:rsidP="6379542B" w:rsidRDefault="6379542B" w14:paraId="4ABB01C8" w14:textId="68EB4D97">
      <w:pPr>
        <w:pStyle w:val="Normal"/>
        <w:bidi w:val="0"/>
        <w:spacing w:before="0" w:beforeAutospacing="off" w:after="0" w:afterAutospacing="off" w:line="240" w:lineRule="auto"/>
        <w:ind w:left="0" w:right="0"/>
        <w:jc w:val="left"/>
        <w:rPr>
          <w:ins w:author="Shoeb Memon (SHM)" w:date="2023-04-06T00:26:15.493Z" w:id="2133721274"/>
          <w:rFonts w:eastAsia="Calibri"/>
        </w:rPr>
      </w:pPr>
    </w:p>
    <w:p w:rsidR="254B0FC9" w:rsidP="6379542B" w:rsidRDefault="254B0FC9" w14:paraId="3500E16C" w14:textId="78AB9863">
      <w:pPr>
        <w:pStyle w:val="Normal"/>
        <w:bidi w:val="0"/>
        <w:spacing w:before="0" w:beforeAutospacing="off" w:after="0" w:afterAutospacing="off" w:line="240" w:lineRule="auto"/>
        <w:ind w:left="0" w:right="0"/>
        <w:jc w:val="left"/>
        <w:rPr>
          <w:ins w:author="Shoeb Memon (SHM)" w:date="2023-04-06T00:26:15.493Z" w:id="1946179460"/>
          <w:rFonts w:eastAsia="Calibri"/>
        </w:rPr>
      </w:pPr>
      <w:ins w:author="Shoeb Memon (SHM)" w:date="2023-04-06T00:26:15.493Z" w:id="870753947">
        <w:r w:rsidRPr="6379542B" w:rsidR="254B0FC9">
          <w:rPr>
            <w:rFonts w:eastAsia="Calibri"/>
          </w:rPr>
          <w:t>The basic form Metadata contains extra behavior modification logic to augment or override the functionality of form fields that is otherwise not possible with native basic form editing capabilities.</w:t>
        </w:r>
      </w:ins>
    </w:p>
    <w:p w:rsidR="6379542B" w:rsidP="6379542B" w:rsidRDefault="6379542B" w14:paraId="0A19C3FA" w14:textId="33A3F19E">
      <w:pPr>
        <w:pStyle w:val="Normal"/>
        <w:bidi w:val="0"/>
        <w:spacing w:before="0" w:beforeAutospacing="off" w:after="0" w:afterAutospacing="off" w:line="240" w:lineRule="auto"/>
        <w:ind w:left="0" w:right="0"/>
        <w:jc w:val="left"/>
        <w:rPr>
          <w:ins w:author="Shoeb Memon (SHM)" w:date="2023-04-06T00:28:14.194Z" w:id="1165447308"/>
          <w:rFonts w:eastAsia="Calibri"/>
        </w:rPr>
      </w:pPr>
    </w:p>
    <w:p w:rsidR="769CFC23" w:rsidP="2E255375" w:rsidRDefault="769CFC23" w14:paraId="66E5EB29" w14:textId="1C393663">
      <w:pPr>
        <w:pStyle w:val="Normal"/>
        <w:bidi w:val="0"/>
        <w:spacing w:before="0" w:beforeAutospacing="off" w:after="0" w:afterAutospacing="off" w:line="240" w:lineRule="auto"/>
        <w:ind w:left="0" w:right="0"/>
        <w:jc w:val="left"/>
        <w:rPr>
          <w:ins w:author="Shoeb Memon (SHM)" w:date="2023-04-06T00:28:54.276Z" w:id="2077048775"/>
          <w:rFonts w:eastAsia="Calibri"/>
        </w:rPr>
      </w:pPr>
      <w:ins w:author="Shoeb Memon (SHM)" w:date="2023-04-06T00:28:46.859Z" w:id="1014515613">
        <w:r w:rsidRPr="2E255375" w:rsidR="769CFC23">
          <w:rPr>
            <w:rFonts w:eastAsia="Calibri"/>
          </w:rPr>
          <w:t xml:space="preserve">The table below shows the basic form metadata configured for different basic forms on the 3PL </w:t>
        </w:r>
        <w:r w:rsidRPr="2E255375" w:rsidR="769CFC23">
          <w:rPr>
            <w:rFonts w:eastAsia="Calibri"/>
          </w:rPr>
          <w:t>portal</w:t>
        </w:r>
      </w:ins>
    </w:p>
    <w:p w:rsidR="2E255375" w:rsidP="2E255375" w:rsidRDefault="2E255375" w14:paraId="3493A261" w14:textId="3A805AD5">
      <w:pPr>
        <w:pStyle w:val="Normal"/>
        <w:bidi w:val="0"/>
        <w:spacing w:before="0" w:beforeAutospacing="off" w:after="0" w:afterAutospacing="off" w:line="240" w:lineRule="auto"/>
        <w:ind w:left="0" w:right="0"/>
        <w:jc w:val="left"/>
        <w:rPr>
          <w:ins w:author="Shoeb Memon (SHM)" w:date="2023-04-06T00:34:00.203Z" w:id="449653053"/>
          <w:rFonts w:eastAsia="Calibri"/>
        </w:rPr>
      </w:pPr>
    </w:p>
    <w:p w:rsidR="2E255375" w:rsidP="2E255375" w:rsidRDefault="2E255375" w14:paraId="2EAC3034" w14:textId="341A2224">
      <w:pPr>
        <w:pStyle w:val="Normal"/>
        <w:bidi w:val="0"/>
        <w:spacing w:before="0" w:beforeAutospacing="off" w:after="0" w:afterAutospacing="off" w:line="240" w:lineRule="auto"/>
        <w:ind w:left="0" w:right="0"/>
        <w:jc w:val="left"/>
        <w:rPr>
          <w:ins w:author="Shoeb Memon (SHM)" w:date="2023-04-06T00:34:00.358Z" w:id="1256261216"/>
          <w:rFonts w:eastAsia="Calibri"/>
        </w:rPr>
      </w:pPr>
    </w:p>
    <w:p w:rsidR="2E255375" w:rsidP="2E255375" w:rsidRDefault="2E255375" w14:paraId="1A1AE07D" w14:textId="0D987D95">
      <w:pPr>
        <w:pStyle w:val="Normal"/>
        <w:bidi w:val="0"/>
        <w:spacing w:before="0" w:beforeAutospacing="off" w:after="0" w:afterAutospacing="off" w:line="240" w:lineRule="auto"/>
        <w:ind w:left="0" w:right="0"/>
        <w:jc w:val="left"/>
        <w:rPr>
          <w:ins w:author="Shoeb Memon (SHM)" w:date="2023-04-06T00:28:54.551Z" w:id="1348765192"/>
          <w:rFonts w:eastAsia="Calibri"/>
        </w:rPr>
      </w:pPr>
    </w:p>
    <w:tbl>
      <w:tblPr>
        <w:tblStyle w:val="TableNormal"/>
        <w:bidiVisual w:val="0"/>
        <w:tblW w:w="0" w:type="auto"/>
        <w:tblLayout w:type="fixed"/>
        <w:tblLook w:val="04A0" w:firstRow="1" w:lastRow="0" w:firstColumn="1" w:lastColumn="0" w:noHBand="0" w:noVBand="1"/>
        <w:tblPrChange w:author="Shoeb Memon (SHM)" w:date="2023-04-06T01:28:43.912Z">
          <w:tblPr>
            <w:tblStyle w:val="TableNormal"/>
            <w:tblLayout w:type="fixed"/>
            <w:tblLook w:val="04A0" w:firstRow="1" w:lastRow="0" w:firstColumn="1" w:lastColumn="0" w:noHBand="0" w:noVBand="1"/>
          </w:tblPr>
        </w:tblPrChange>
      </w:tblPr>
      <w:tblGrid>
        <w:gridCol w:w="1470"/>
        <w:gridCol w:w="1245"/>
        <w:gridCol w:w="2070"/>
        <w:gridCol w:w="2100"/>
        <w:gridCol w:w="2415"/>
        <w:tblGridChange>
          <w:tblGrid>
            <w:gridCol w:w="1980"/>
            <w:gridCol w:w="1575"/>
            <w:gridCol w:w="2235"/>
            <w:gridCol w:w="1890"/>
            <w:gridCol w:w="1620"/>
          </w:tblGrid>
        </w:tblGridChange>
      </w:tblGrid>
      <w:tr w:rsidR="2E255375" w:rsidTr="2E255375" w14:paraId="512C4ABE">
        <w:trPr>
          <w:trHeight w:val="300"/>
          <w:ins w:author="Shoeb Memon (SHM)" w:date="2023-04-06T00:29:19.602Z" w:id="988187486"/>
          <w:trPrChange w:author="Shoeb Memon (SHM)" w:date="2023-04-06T01:28:29.488Z">
            <w:trPr>
              <w:trHeight w:val="300"/>
            </w:trPr>
          </w:trPrChange>
        </w:trPr>
        <w:tc>
          <w:tcPr>
            <w:tcW w:w="1470" w:type="dxa"/>
            <w:tcBorders>
              <w:top w:val="single" w:color="4472C4" w:themeColor="accent1" w:sz="8"/>
              <w:left w:val="single" w:color="4472C4" w:themeColor="accent1" w:sz="8"/>
              <w:bottom w:val="single" w:color="4472C4" w:themeColor="accent1" w:sz="8"/>
              <w:right w:val="nil"/>
            </w:tcBorders>
            <w:tcMar/>
            <w:vAlign w:val="top"/>
            <w:tcPrChange w:author="Shoeb Memon (SHM)" w:date="2023-04-06T01:28:43.912Z">
              <w:tcPr>
                <w:tcW w:w="1980" w:type="dxa"/>
                <w:tcBorders>
                  <w:top w:val="single" w:color="4472C4" w:themeColor="accent1" w:sz="8"/>
                  <w:left w:val="single" w:color="4472C4" w:themeColor="accent1" w:sz="8"/>
                  <w:bottom w:val="single" w:color="4472C4" w:themeColor="accent1" w:sz="8"/>
                  <w:right w:val="nil"/>
                </w:tcBorders>
                <w:tcMar/>
                <w:vAlign w:val="top"/>
              </w:tcPr>
            </w:tcPrChange>
          </w:tcPr>
          <w:p w:rsidR="13C18F07" w:rsidP="2E255375" w:rsidRDefault="13C18F07" w14:paraId="080B4CCF" w14:textId="0DAB71DE">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30:53.313Z" w:id="1787685962">
                  <w:rPr>
                    <w:rFonts w:ascii="Arial" w:hAnsi="Arial" w:eastAsia="Arial" w:cs="Arial"/>
                    <w:sz w:val="24"/>
                    <w:szCs w:val="24"/>
                  </w:rPr>
                </w:rPrChange>
              </w:rPr>
              <w:pPrChange w:author="Shoeb Memon (SHM)" w:date="2023-04-06T00:30:53.302Z">
                <w:pPr>
                  <w:pStyle w:val="Normal"/>
                  <w:bidi w:val="0"/>
                  <w:spacing w:before="0" w:beforeAutospacing="off"/>
                </w:pPr>
              </w:pPrChange>
            </w:pPr>
            <w:ins w:author="Shoeb Memon (SHM)" w:date="2023-04-06T01:27:37.619Z" w:id="595387008">
              <w:r w:rsidRPr="2E255375" w:rsidR="13C18F07">
                <w:rPr>
                  <w:rFonts w:ascii="Poppins" w:hAnsi="Poppins" w:eastAsia="Calibri" w:cs="Poppins"/>
                  <w:b w:val="0"/>
                  <w:bCs w:val="0"/>
                </w:rPr>
                <w:t xml:space="preserve">Form </w:t>
              </w:r>
            </w:ins>
            <w:ins w:author="Shoeb Memon (SHM)" w:date="2023-04-06T00:29:19.603Z" w:id="1572395351">
              <w:r w:rsidRPr="2E255375" w:rsidR="13C18F07">
                <w:rPr>
                  <w:rFonts w:ascii="Poppins" w:hAnsi="Poppins" w:eastAsia="Calibri" w:cs="Poppins"/>
                  <w:b w:val="0"/>
                  <w:bCs w:val="0"/>
                  <w:rPrChange w:author="Shoeb Memon (SHM)" w:date="2023-04-06T00:30:53.313Z" w:id="726958792">
                    <w:rPr>
                      <w:rFonts w:ascii="Arial" w:hAnsi="Arial" w:eastAsia="Arial" w:cs="Arial"/>
                      <w:color w:val="D13438"/>
                      <w:sz w:val="24"/>
                      <w:szCs w:val="24"/>
                      <w:u w:val="single"/>
                    </w:rPr>
                  </w:rPrChange>
                </w:rPr>
                <w:t xml:space="preserve">Name </w:t>
              </w:r>
              <w:r w:rsidRPr="2E255375" w:rsidR="2E255375">
                <w:rPr>
                  <w:rFonts w:ascii="Poppins" w:hAnsi="Poppins" w:eastAsia="Calibri" w:cs="Poppins"/>
                  <w:b w:val="0"/>
                  <w:bCs w:val="0"/>
                  <w:rPrChange w:author="Shoeb Memon (SHM)" w:date="2023-04-06T00:30:53.313Z" w:id="1546560110">
                    <w:rPr>
                      <w:rFonts w:ascii="Arial" w:hAnsi="Arial" w:eastAsia="Arial" w:cs="Arial"/>
                      <w:sz w:val="24"/>
                      <w:szCs w:val="24"/>
                    </w:rPr>
                  </w:rPrChange>
                </w:rPr>
                <w:t xml:space="preserve"> </w:t>
              </w:r>
            </w:ins>
          </w:p>
        </w:tc>
        <w:tc>
          <w:tcPr>
            <w:tcW w:w="1245" w:type="dxa"/>
            <w:tcBorders>
              <w:top w:val="single" w:color="4472C4" w:themeColor="accent1" w:sz="8"/>
              <w:left w:val="nil"/>
              <w:bottom w:val="single" w:color="4472C4" w:themeColor="accent1" w:sz="8"/>
              <w:right w:val="nil"/>
            </w:tcBorders>
            <w:tcMar/>
            <w:vAlign w:val="top"/>
            <w:tcPrChange w:author="Shoeb Memon (SHM)" w:date="2023-04-06T01:28:43.912Z">
              <w:tcPr>
                <w:tcW w:w="1575" w:type="dxa"/>
                <w:tcBorders>
                  <w:top w:val="single" w:color="4472C4" w:themeColor="accent1" w:sz="8"/>
                  <w:left w:val="nil"/>
                  <w:bottom w:val="single" w:color="4472C4" w:themeColor="accent1" w:sz="8"/>
                  <w:right w:val="nil"/>
                </w:tcBorders>
                <w:tcMar/>
                <w:vAlign w:val="top"/>
              </w:tcPr>
            </w:tcPrChange>
          </w:tcPr>
          <w:p w:rsidR="14E6DA40" w:rsidP="2E255375" w:rsidRDefault="14E6DA40" w14:paraId="2522DD0D" w14:textId="526FDC1F">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30:53.315Z" w:id="1066872703">
                  <w:rPr>
                    <w:rFonts w:ascii="Arial" w:hAnsi="Arial" w:eastAsia="Arial" w:cs="Arial"/>
                    <w:sz w:val="24"/>
                    <w:szCs w:val="24"/>
                  </w:rPr>
                </w:rPrChange>
              </w:rPr>
              <w:pPrChange w:author="Shoeb Memon (SHM)" w:date="2023-04-06T00:30:53.314Z">
                <w:pPr>
                  <w:pStyle w:val="Normal"/>
                  <w:bidi w:val="0"/>
                  <w:spacing w:before="0" w:beforeAutospacing="off"/>
                </w:pPr>
              </w:pPrChange>
            </w:pPr>
            <w:ins w:author="Shoeb Memon (SHM)" w:date="2023-04-06T01:27:40.452Z" w:id="267928181">
              <w:r w:rsidRPr="2E255375" w:rsidR="14E6DA40">
                <w:rPr>
                  <w:rFonts w:ascii="Poppins" w:hAnsi="Poppins" w:eastAsia="Calibri" w:cs="Poppins"/>
                  <w:b w:val="0"/>
                  <w:bCs w:val="0"/>
                </w:rPr>
                <w:t>Type</w:t>
              </w:r>
            </w:ins>
          </w:p>
        </w:tc>
        <w:tc>
          <w:tcPr>
            <w:tcW w:w="2070" w:type="dxa"/>
            <w:tcBorders>
              <w:top w:val="single" w:color="4472C4" w:themeColor="accent1" w:sz="8"/>
              <w:left w:val="nil"/>
              <w:bottom w:val="single" w:color="4472C4" w:themeColor="accent1" w:sz="8"/>
              <w:right w:val="nil"/>
            </w:tcBorders>
            <w:tcMar/>
            <w:vAlign w:val="top"/>
            <w:tcPrChange w:author="Shoeb Memon (SHM)" w:date="2023-04-06T01:28:43.912Z">
              <w:tcPr>
                <w:tcW w:w="2235" w:type="dxa"/>
                <w:tcBorders>
                  <w:top w:val="single" w:color="4472C4" w:themeColor="accent1" w:sz="8"/>
                  <w:left w:val="nil"/>
                  <w:bottom w:val="single" w:color="4472C4" w:themeColor="accent1" w:sz="8"/>
                  <w:right w:val="nil"/>
                </w:tcBorders>
                <w:tcMar/>
                <w:vAlign w:val="top"/>
              </w:tcPr>
            </w:tcPrChange>
          </w:tcPr>
          <w:p w:rsidR="14E6DA40" w:rsidP="2E255375" w:rsidRDefault="14E6DA40" w14:paraId="3EC4B687" w14:textId="062D35A4">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30:53.317Z" w:id="134546424">
                  <w:rPr>
                    <w:rFonts w:ascii="Arial" w:hAnsi="Arial" w:eastAsia="Arial" w:cs="Arial"/>
                    <w:sz w:val="24"/>
                    <w:szCs w:val="24"/>
                  </w:rPr>
                </w:rPrChange>
              </w:rPr>
              <w:pPrChange w:author="Shoeb Memon (SHM)" w:date="2023-04-06T00:30:53.316Z">
                <w:pPr>
                  <w:pStyle w:val="Normal"/>
                  <w:bidi w:val="0"/>
                  <w:spacing w:before="0" w:beforeAutospacing="off"/>
                </w:pPr>
              </w:pPrChange>
            </w:pPr>
            <w:ins w:author="Shoeb Memon (SHM)" w:date="2023-04-06T01:27:45.068Z" w:id="1204139966">
              <w:r w:rsidRPr="2E255375" w:rsidR="14E6DA40">
                <w:rPr>
                  <w:rFonts w:ascii="Poppins" w:hAnsi="Poppins" w:eastAsia="Calibri" w:cs="Poppins"/>
                  <w:b w:val="0"/>
                  <w:bCs w:val="0"/>
                </w:rPr>
                <w:t>Attribute</w:t>
              </w:r>
            </w:ins>
          </w:p>
        </w:tc>
        <w:tc>
          <w:tcPr>
            <w:tcW w:w="2100" w:type="dxa"/>
            <w:tcBorders>
              <w:top w:val="single" w:color="4472C4" w:themeColor="accent1" w:sz="8"/>
              <w:left w:val="nil"/>
              <w:bottom w:val="single" w:color="4472C4" w:themeColor="accent1" w:sz="8"/>
              <w:right w:val="nil"/>
            </w:tcBorders>
            <w:tcMar/>
            <w:vAlign w:val="top"/>
            <w:tcPrChange w:author="Shoeb Memon (SHM)" w:date="2023-04-06T01:28:43.912Z">
              <w:tcPr>
                <w:tcW w:w="1890" w:type="dxa"/>
                <w:tcBorders>
                  <w:top w:val="single" w:color="4472C4" w:themeColor="accent1" w:sz="8"/>
                  <w:left w:val="nil"/>
                  <w:bottom w:val="single" w:color="4472C4" w:themeColor="accent1" w:sz="8"/>
                  <w:right w:val="nil"/>
                </w:tcBorders>
                <w:tcMar/>
                <w:vAlign w:val="top"/>
              </w:tcPr>
            </w:tcPrChange>
          </w:tcPr>
          <w:p w:rsidR="14E6DA40" w:rsidP="2E255375" w:rsidRDefault="14E6DA40" w14:paraId="2A5EE7C6" w14:textId="7C9BD7B5">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30:53.318Z" w:id="542753029">
                  <w:rPr>
                    <w:rFonts w:ascii="Arial" w:hAnsi="Arial" w:eastAsia="Arial" w:cs="Arial"/>
                    <w:sz w:val="24"/>
                    <w:szCs w:val="24"/>
                  </w:rPr>
                </w:rPrChange>
              </w:rPr>
              <w:pPrChange w:author="Shoeb Memon (SHM)" w:date="2023-04-06T00:30:53.317Z">
                <w:pPr>
                  <w:pStyle w:val="Normal"/>
                  <w:bidi w:val="0"/>
                  <w:spacing w:before="0" w:beforeAutospacing="off"/>
                </w:pPr>
              </w:pPrChange>
            </w:pPr>
            <w:ins w:author="Shoeb Memon (SHM)" w:date="2023-04-06T01:28:11.054Z" w:id="246440368">
              <w:r w:rsidRPr="2E255375" w:rsidR="14E6DA40">
                <w:rPr>
                  <w:rFonts w:ascii="Poppins" w:hAnsi="Poppins" w:eastAsia="Calibri" w:cs="Poppins"/>
                  <w:b w:val="0"/>
                  <w:bCs w:val="0"/>
                </w:rPr>
                <w:t>Prepopulate Type</w:t>
              </w:r>
            </w:ins>
          </w:p>
        </w:tc>
        <w:tc>
          <w:tcPr>
            <w:tcW w:w="2415" w:type="dxa"/>
            <w:tcBorders>
              <w:top w:val="single" w:color="4472C4" w:themeColor="accent1" w:sz="8"/>
              <w:left w:val="nil"/>
              <w:bottom w:val="single" w:color="4472C4" w:themeColor="accent1" w:sz="8"/>
              <w:right w:val="single" w:color="4472C4" w:themeColor="accent1" w:sz="8"/>
            </w:tcBorders>
            <w:tcMar/>
            <w:vAlign w:val="top"/>
            <w:tcPrChange w:author="Shoeb Memon (SHM)" w:date="2023-04-06T01:28:43.913Z">
              <w:tcPr>
                <w:tcW w:w="1620" w:type="dxa"/>
                <w:tcBorders>
                  <w:top w:val="single" w:color="4472C4" w:themeColor="accent1" w:sz="8"/>
                  <w:left w:val="nil"/>
                  <w:bottom w:val="single" w:color="4472C4" w:themeColor="accent1" w:sz="8"/>
                  <w:right w:val="single" w:color="4472C4" w:themeColor="accent1" w:sz="8"/>
                </w:tcBorders>
                <w:tcMar/>
                <w:vAlign w:val="top"/>
              </w:tcPr>
            </w:tcPrChange>
          </w:tcPr>
          <w:p w:rsidR="14E6DA40" w:rsidP="2E255375" w:rsidRDefault="14E6DA40" w14:paraId="0230097C" w14:textId="5BE3CC5F">
            <w:pPr>
              <w:pStyle w:val="Normal"/>
              <w:bidi w:val="0"/>
              <w:spacing w:before="0" w:beforeAutospacing="off" w:after="0" w:afterAutospacing="off" w:line="240" w:lineRule="auto"/>
              <w:ind w:left="0" w:right="0"/>
              <w:jc w:val="center"/>
              <w:rPr>
                <w:rFonts w:ascii="Poppins" w:hAnsi="Poppins" w:eastAsia="Calibri" w:cs="Poppins"/>
                <w:b w:val="0"/>
                <w:bCs w:val="0"/>
                <w:rPrChange w:author="Shoeb Memon (SHM)" w:date="2023-04-06T00:30:53.324Z" w:id="139671543">
                  <w:rPr>
                    <w:rFonts w:ascii="Arial" w:hAnsi="Arial" w:eastAsia="Arial" w:cs="Arial"/>
                    <w:sz w:val="24"/>
                    <w:szCs w:val="24"/>
                  </w:rPr>
                </w:rPrChange>
              </w:rPr>
              <w:pPrChange w:author="Shoeb Memon (SHM)" w:date="2023-04-06T00:30:53.319Z">
                <w:pPr>
                  <w:pStyle w:val="Normal"/>
                  <w:bidi w:val="0"/>
                  <w:spacing w:before="0" w:beforeAutospacing="off"/>
                </w:pPr>
              </w:pPrChange>
            </w:pPr>
            <w:ins w:author="Shoeb Memon (SHM)" w:date="2023-04-06T01:28:20.746Z" w:id="837294100">
              <w:r w:rsidRPr="2E255375" w:rsidR="14E6DA40">
                <w:rPr>
                  <w:rFonts w:ascii="Poppins" w:hAnsi="Poppins" w:eastAsia="Calibri" w:cs="Poppins"/>
                  <w:b w:val="0"/>
                  <w:bCs w:val="0"/>
                </w:rPr>
                <w:t>Prepopulate Attribute</w:t>
              </w:r>
            </w:ins>
          </w:p>
        </w:tc>
      </w:tr>
      <w:tr w:rsidR="2E255375" w:rsidTr="2E255375" w14:paraId="51FD543E">
        <w:trPr>
          <w:trHeight w:val="495"/>
          <w:ins w:author="Shoeb Memon (SHM)" w:date="2023-04-06T00:29:19.605Z" w:id="1327528316"/>
          <w:trPrChange w:author="Shoeb Memon (SHM)" w:date="2023-04-06T01:28:29.489Z">
            <w:trPr>
              <w:trHeight w:val="495"/>
            </w:trPr>
          </w:trPrChange>
        </w:trPr>
        <w:tc>
          <w:tcPr>
            <w:tcW w:w="147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98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8C00956" w14:textId="71FEA4FA">
            <w:pPr>
              <w:pStyle w:val="Normal"/>
              <w:bidi w:val="0"/>
              <w:spacing w:before="0" w:beforeAutospacing="off" w:after="0" w:afterAutospacing="off" w:line="240" w:lineRule="auto"/>
              <w:ind w:left="0" w:right="0"/>
              <w:jc w:val="left"/>
              <w:rPr>
                <w:rFonts w:eastAsia="Calibri"/>
              </w:rPr>
              <w:pPrChange w:author="Shoeb Memon (SHM)" w:date="2023-04-06T00:29:46.395Z">
                <w:pPr>
                  <w:pStyle w:val="Normal"/>
                  <w:bidi w:val="0"/>
                  <w:spacing w:before="0" w:beforeAutospacing="off"/>
                </w:pPr>
              </w:pPrChange>
            </w:pPr>
          </w:p>
        </w:tc>
        <w:tc>
          <w:tcPr>
            <w:tcW w:w="124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57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4BBBBF4" w14:textId="0D97B0EE">
            <w:pPr>
              <w:pStyle w:val="Normal"/>
              <w:bidi w:val="0"/>
              <w:spacing w:before="0" w:beforeAutospacing="off" w:after="0" w:afterAutospacing="off" w:line="240" w:lineRule="auto"/>
              <w:ind w:left="0" w:right="0"/>
              <w:jc w:val="left"/>
              <w:rPr>
                <w:rFonts w:eastAsia="Calibri"/>
              </w:rPr>
              <w:pPrChange w:author="Shoeb Memon (SHM)" w:date="2023-04-06T00:29:46.402Z">
                <w:pPr>
                  <w:pStyle w:val="Normal"/>
                  <w:bidi w:val="0"/>
                  <w:spacing w:before="0" w:beforeAutospacing="off"/>
                </w:pPr>
              </w:pPrChange>
            </w:pPr>
          </w:p>
        </w:tc>
        <w:tc>
          <w:tcPr>
            <w:tcW w:w="207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223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5EB078C" w14:textId="014137F2">
            <w:pPr>
              <w:pStyle w:val="Normal"/>
              <w:bidi w:val="0"/>
              <w:spacing w:before="0" w:beforeAutospacing="off" w:after="0" w:afterAutospacing="off" w:line="240" w:lineRule="auto"/>
              <w:ind w:left="0" w:right="0"/>
              <w:jc w:val="left"/>
              <w:rPr>
                <w:rFonts w:eastAsia="Calibri"/>
              </w:rPr>
              <w:pPrChange w:author="Shoeb Memon (SHM)" w:date="2023-04-06T00:29:46.404Z">
                <w:pPr>
                  <w:pStyle w:val="Normal"/>
                  <w:bidi w:val="0"/>
                  <w:spacing w:before="0" w:beforeAutospacing="off"/>
                </w:pPr>
              </w:pPrChange>
            </w:pPr>
          </w:p>
        </w:tc>
        <w:tc>
          <w:tcPr>
            <w:tcW w:w="210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89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52A8EF79" w14:textId="7A712821">
            <w:pPr>
              <w:pStyle w:val="Normal"/>
              <w:bidi w:val="0"/>
              <w:spacing w:before="0" w:beforeAutospacing="off" w:after="0" w:afterAutospacing="off" w:line="240" w:lineRule="auto"/>
              <w:ind w:left="0" w:right="0"/>
              <w:jc w:val="left"/>
              <w:rPr>
                <w:rFonts w:eastAsia="Calibri"/>
              </w:rPr>
              <w:pPrChange w:author="Shoeb Memon (SHM)" w:date="2023-04-06T00:29:46.406Z">
                <w:pPr>
                  <w:pStyle w:val="Normal"/>
                  <w:bidi w:val="0"/>
                  <w:spacing w:before="0" w:beforeAutospacing="off"/>
                </w:pPr>
              </w:pPrChange>
            </w:pPr>
          </w:p>
        </w:tc>
        <w:tc>
          <w:tcPr>
            <w:tcW w:w="2415"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620" w:type="dxa"/>
                <w:tcBorders>
                  <w:top w:val="single" w:color="4472C4" w:themeColor="accent1"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ED446B2" w14:textId="03A09F03">
            <w:pPr>
              <w:pStyle w:val="Normal"/>
              <w:bidi w:val="0"/>
              <w:spacing w:before="0" w:beforeAutospacing="off" w:after="0" w:afterAutospacing="off" w:line="240" w:lineRule="auto"/>
              <w:ind w:left="0" w:right="0"/>
              <w:jc w:val="left"/>
              <w:rPr>
                <w:rFonts w:eastAsia="Calibri"/>
              </w:rPr>
              <w:pPrChange w:author="Shoeb Memon (SHM)" w:date="2023-04-06T00:29:46.407Z">
                <w:pPr>
                  <w:pStyle w:val="Normal"/>
                  <w:bidi w:val="0"/>
                  <w:spacing w:before="0" w:beforeAutospacing="off"/>
                </w:pPr>
              </w:pPrChange>
            </w:pPr>
          </w:p>
        </w:tc>
      </w:tr>
      <w:tr w:rsidR="2E255375" w:rsidTr="2E255375" w14:paraId="02257706">
        <w:trPr>
          <w:trHeight w:val="450"/>
          <w:ins w:author="Shoeb Memon (SHM)" w:date="2023-04-06T00:29:19.607Z" w:id="1024741349"/>
          <w:trPrChange w:author="Shoeb Memon (SHM)" w:date="2023-04-06T01:28:29.491Z">
            <w:trPr>
              <w:trHeight w:val="450"/>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DC41D1A" w14:textId="6970983C">
            <w:pPr>
              <w:pStyle w:val="Normal"/>
              <w:bidi w:val="0"/>
              <w:spacing w:before="0" w:beforeAutospacing="off" w:after="0" w:afterAutospacing="off" w:line="240" w:lineRule="auto"/>
              <w:ind w:left="0" w:right="0"/>
              <w:jc w:val="left"/>
              <w:rPr>
                <w:rFonts w:eastAsia="Calibri"/>
              </w:rPr>
              <w:pPrChange w:author="Shoeb Memon (SHM)" w:date="2023-04-06T00:29:50.081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CF1CC5B" w14:textId="6BC3D065">
            <w:pPr>
              <w:pStyle w:val="Normal"/>
              <w:bidi w:val="0"/>
              <w:spacing w:before="0" w:beforeAutospacing="off" w:after="0" w:afterAutospacing="off" w:line="240" w:lineRule="auto"/>
              <w:ind w:left="0" w:right="0"/>
              <w:jc w:val="left"/>
              <w:rPr>
                <w:rFonts w:eastAsia="Calibri"/>
              </w:rPr>
              <w:pPrChange w:author="Shoeb Memon (SHM)" w:date="2023-04-06T00:29:50.083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65AA3C76" w14:textId="1C97B9C2">
            <w:pPr>
              <w:pStyle w:val="Normal"/>
              <w:bidi w:val="0"/>
              <w:spacing w:before="0" w:beforeAutospacing="off" w:after="0" w:afterAutospacing="off" w:line="240" w:lineRule="auto"/>
              <w:ind w:left="0" w:right="0"/>
              <w:jc w:val="left"/>
              <w:rPr>
                <w:rFonts w:eastAsia="Calibri"/>
              </w:rPr>
              <w:pPrChange w:author="Shoeb Memon (SHM)" w:date="2023-04-06T00:29:50.085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6280D273" w14:textId="45EC0C99">
            <w:pPr>
              <w:pStyle w:val="Normal"/>
              <w:bidi w:val="0"/>
              <w:spacing w:before="0" w:beforeAutospacing="off" w:after="0" w:afterAutospacing="off" w:line="240" w:lineRule="auto"/>
              <w:ind w:left="0" w:right="0"/>
              <w:jc w:val="left"/>
              <w:rPr>
                <w:rFonts w:eastAsia="Calibri"/>
              </w:rPr>
              <w:pPrChange w:author="Shoeb Memon (SHM)" w:date="2023-04-06T00:29:50.086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70D5554" w14:textId="39D297CC">
            <w:pPr>
              <w:pStyle w:val="Normal"/>
              <w:bidi w:val="0"/>
              <w:spacing w:before="0" w:beforeAutospacing="off" w:after="0" w:afterAutospacing="off" w:line="240" w:lineRule="auto"/>
              <w:ind w:left="0" w:right="0"/>
              <w:jc w:val="left"/>
              <w:rPr>
                <w:rFonts w:eastAsia="Calibri"/>
              </w:rPr>
              <w:pPrChange w:author="Shoeb Memon (SHM)" w:date="2023-04-06T00:29:50.088Z">
                <w:pPr>
                  <w:pStyle w:val="Normal"/>
                  <w:bidi w:val="0"/>
                  <w:spacing w:before="0" w:beforeAutospacing="off"/>
                </w:pPr>
              </w:pPrChange>
            </w:pPr>
          </w:p>
        </w:tc>
      </w:tr>
      <w:tr w:rsidR="2E255375" w:rsidTr="2E255375" w14:paraId="382C38D8">
        <w:trPr>
          <w:trHeight w:val="540"/>
          <w:ins w:author="Shoeb Memon (SHM)" w:date="2023-04-06T00:29:19.607Z" w:id="764131652"/>
          <w:trPrChange w:author="Shoeb Memon (SHM)" w:date="2023-04-06T01:28:29.492Z">
            <w:trPr>
              <w:trHeight w:val="540"/>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542D5CCB" w14:textId="30802566">
            <w:pPr>
              <w:pStyle w:val="Normal"/>
              <w:bidi w:val="0"/>
              <w:spacing w:before="0" w:beforeAutospacing="off" w:after="0" w:afterAutospacing="off" w:line="240" w:lineRule="auto"/>
              <w:ind w:left="0" w:right="0"/>
              <w:jc w:val="left"/>
              <w:rPr>
                <w:rFonts w:eastAsia="Calibri"/>
              </w:rPr>
              <w:pPrChange w:author="Shoeb Memon (SHM)" w:date="2023-04-06T00:29:53.12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07A4797" w14:textId="6CEE6C00">
            <w:pPr>
              <w:pStyle w:val="Normal"/>
              <w:bidi w:val="0"/>
              <w:spacing w:before="0" w:beforeAutospacing="off" w:after="0" w:afterAutospacing="off" w:line="240" w:lineRule="auto"/>
              <w:ind w:left="0" w:right="0"/>
              <w:jc w:val="left"/>
              <w:rPr>
                <w:rFonts w:eastAsia="Calibri"/>
              </w:rPr>
              <w:pPrChange w:author="Shoeb Memon (SHM)" w:date="2023-04-06T00:29:53.122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4C53346" w14:textId="6F4072D4">
            <w:pPr>
              <w:pStyle w:val="Normal"/>
              <w:bidi w:val="0"/>
              <w:spacing w:before="0" w:beforeAutospacing="off" w:after="0" w:afterAutospacing="off" w:line="240" w:lineRule="auto"/>
              <w:ind w:left="0" w:right="0"/>
              <w:jc w:val="left"/>
              <w:rPr>
                <w:rFonts w:eastAsia="Calibri"/>
              </w:rPr>
              <w:pPrChange w:author="Shoeb Memon (SHM)" w:date="2023-04-06T00:29:53.124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74353D11" w14:textId="0381F1B0">
            <w:pPr>
              <w:pStyle w:val="Normal"/>
              <w:bidi w:val="0"/>
              <w:spacing w:before="0" w:beforeAutospacing="off" w:after="0" w:afterAutospacing="off" w:line="240" w:lineRule="auto"/>
              <w:ind w:left="0" w:right="0"/>
              <w:jc w:val="left"/>
              <w:rPr>
                <w:rFonts w:eastAsia="Calibri"/>
              </w:rPr>
              <w:pPrChange w:author="Shoeb Memon (SHM)" w:date="2023-04-06T00:29:53.126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7AE96F89" w14:textId="06A42940">
            <w:pPr>
              <w:pStyle w:val="Normal"/>
              <w:bidi w:val="0"/>
              <w:spacing w:before="0" w:beforeAutospacing="off" w:after="0" w:afterAutospacing="off" w:line="240" w:lineRule="auto"/>
              <w:ind w:left="0" w:right="0"/>
              <w:jc w:val="left"/>
              <w:rPr>
                <w:rFonts w:eastAsia="Calibri"/>
              </w:rPr>
              <w:pPrChange w:author="Shoeb Memon (SHM)" w:date="2023-04-06T00:29:53.127Z">
                <w:pPr>
                  <w:pStyle w:val="Normal"/>
                  <w:bidi w:val="0"/>
                  <w:spacing w:before="0" w:beforeAutospacing="off"/>
                </w:pPr>
              </w:pPrChange>
            </w:pPr>
          </w:p>
        </w:tc>
      </w:tr>
      <w:tr w:rsidR="2E255375" w:rsidTr="2E255375" w14:paraId="2793F680">
        <w:trPr>
          <w:trHeight w:val="495"/>
          <w:ins w:author="Shoeb Memon (SHM)" w:date="2023-04-06T00:29:19.609Z" w:id="170285979"/>
          <w:trPrChange w:author="Shoeb Memon (SHM)" w:date="2023-04-06T01:28:29.494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3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4429172" w14:textId="52C9AD2D">
            <w:pPr>
              <w:pStyle w:val="Normal"/>
              <w:bidi w:val="0"/>
              <w:spacing w:before="0" w:beforeAutospacing="off" w:after="0" w:afterAutospacing="off" w:line="240" w:lineRule="auto"/>
              <w:ind w:left="0" w:right="0"/>
              <w:jc w:val="left"/>
              <w:rPr>
                <w:rFonts w:eastAsia="Calibri"/>
              </w:rPr>
              <w:pPrChange w:author="Shoeb Memon (SHM)" w:date="2023-04-06T00:29:55.951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392AFDF" w14:textId="4BA48148">
            <w:pPr>
              <w:pStyle w:val="Normal"/>
              <w:bidi w:val="0"/>
              <w:spacing w:before="0" w:beforeAutospacing="off" w:after="0" w:afterAutospacing="off" w:line="240" w:lineRule="auto"/>
              <w:ind w:left="0" w:right="0"/>
              <w:jc w:val="left"/>
              <w:rPr>
                <w:rFonts w:eastAsia="Calibri"/>
              </w:rPr>
              <w:pPrChange w:author="Shoeb Memon (SHM)" w:date="2023-04-06T00:29:55.953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6F35072C" w14:textId="0FF0947E">
            <w:pPr>
              <w:pStyle w:val="Normal"/>
              <w:bidi w:val="0"/>
              <w:spacing w:before="0" w:beforeAutospacing="off" w:after="0" w:afterAutospacing="off" w:line="240" w:lineRule="auto"/>
              <w:ind w:left="0" w:right="0"/>
              <w:jc w:val="left"/>
              <w:rPr>
                <w:rFonts w:eastAsia="Calibri"/>
              </w:rPr>
              <w:pPrChange w:author="Shoeb Memon (SHM)" w:date="2023-04-06T00:29:55.955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ABE77A5" w14:textId="6057955F">
            <w:pPr>
              <w:pStyle w:val="Normal"/>
              <w:bidi w:val="0"/>
              <w:spacing w:before="0" w:beforeAutospacing="off" w:after="0" w:afterAutospacing="off" w:line="240" w:lineRule="auto"/>
              <w:ind w:left="0" w:right="0"/>
              <w:jc w:val="left"/>
              <w:rPr>
                <w:rFonts w:eastAsia="Calibri"/>
              </w:rPr>
              <w:pPrChange w:author="Shoeb Memon (SHM)" w:date="2023-04-06T00:29:55.958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58A08574" w14:textId="511F474D">
            <w:pPr>
              <w:pStyle w:val="Normal"/>
              <w:bidi w:val="0"/>
              <w:spacing w:before="0" w:beforeAutospacing="off" w:after="0" w:afterAutospacing="off" w:line="240" w:lineRule="auto"/>
              <w:ind w:left="0" w:right="0"/>
              <w:jc w:val="left"/>
              <w:rPr>
                <w:rFonts w:eastAsia="Calibri"/>
              </w:rPr>
              <w:pPrChange w:author="Shoeb Memon (SHM)" w:date="2023-04-06T00:29:55.96Z">
                <w:pPr>
                  <w:pStyle w:val="Normal"/>
                  <w:bidi w:val="0"/>
                  <w:spacing w:before="0" w:beforeAutospacing="off"/>
                </w:pPr>
              </w:pPrChange>
            </w:pPr>
          </w:p>
        </w:tc>
      </w:tr>
      <w:tr w:rsidR="2E255375" w:rsidTr="2E255375" w14:paraId="497FA9B5">
        <w:trPr>
          <w:trHeight w:val="495"/>
          <w:ins w:author="Shoeb Memon (SHM)" w:date="2023-04-06T00:29:19.61Z" w:id="240409598"/>
          <w:trPrChange w:author="Shoeb Memon (SHM)" w:date="2023-04-06T01:28:29.495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71C55C7" w14:textId="1EC0728F">
            <w:pPr>
              <w:pStyle w:val="Normal"/>
              <w:bidi w:val="0"/>
              <w:spacing w:before="0" w:beforeAutospacing="off" w:after="0" w:afterAutospacing="off" w:line="240" w:lineRule="auto"/>
              <w:ind w:left="0" w:right="0"/>
              <w:jc w:val="left"/>
              <w:rPr>
                <w:rFonts w:eastAsia="Calibri"/>
              </w:rPr>
              <w:pPrChange w:author="Shoeb Memon (SHM)" w:date="2023-04-06T00:29:59.985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ACCB28F" w14:textId="69A68E8D">
            <w:pPr>
              <w:pStyle w:val="Normal"/>
              <w:bidi w:val="0"/>
              <w:spacing w:before="0" w:beforeAutospacing="off" w:after="0" w:afterAutospacing="off" w:line="240" w:lineRule="auto"/>
              <w:ind w:left="0" w:right="0"/>
              <w:jc w:val="left"/>
              <w:rPr>
                <w:rFonts w:eastAsia="Calibri"/>
              </w:rPr>
              <w:pPrChange w:author="Shoeb Memon (SHM)" w:date="2023-04-06T00:29:59.986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FBF614E" w14:textId="300B91C3">
            <w:pPr>
              <w:pStyle w:val="Normal"/>
              <w:bidi w:val="0"/>
              <w:spacing w:before="0" w:beforeAutospacing="off" w:after="0" w:afterAutospacing="off" w:line="240" w:lineRule="auto"/>
              <w:ind w:left="0" w:right="0"/>
              <w:jc w:val="left"/>
              <w:rPr>
                <w:rFonts w:eastAsia="Calibri"/>
              </w:rPr>
              <w:pPrChange w:author="Shoeb Memon (SHM)" w:date="2023-04-06T00:29:59.988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30B3DEB" w14:textId="1F7CAAB6">
            <w:pPr>
              <w:pStyle w:val="Normal"/>
              <w:bidi w:val="0"/>
              <w:spacing w:before="0" w:beforeAutospacing="off" w:after="0" w:afterAutospacing="off" w:line="240" w:lineRule="auto"/>
              <w:ind w:left="0" w:right="0"/>
              <w:jc w:val="left"/>
              <w:rPr>
                <w:rFonts w:eastAsia="Calibri"/>
              </w:rPr>
              <w:pPrChange w:author="Shoeb Memon (SHM)" w:date="2023-04-06T00:29:59.989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CBAC570" w14:textId="4E4281B1">
            <w:pPr>
              <w:pStyle w:val="Normal"/>
              <w:bidi w:val="0"/>
              <w:spacing w:before="0" w:beforeAutospacing="off" w:after="0" w:afterAutospacing="off" w:line="240" w:lineRule="auto"/>
              <w:ind w:left="0" w:right="0"/>
              <w:jc w:val="left"/>
              <w:rPr>
                <w:rFonts w:eastAsia="Calibri"/>
              </w:rPr>
              <w:pPrChange w:author="Shoeb Memon (SHM)" w:date="2023-04-06T00:29:59.991Z">
                <w:pPr>
                  <w:pStyle w:val="Normal"/>
                  <w:bidi w:val="0"/>
                  <w:spacing w:before="0" w:beforeAutospacing="off"/>
                </w:pPr>
              </w:pPrChange>
            </w:pPr>
          </w:p>
        </w:tc>
      </w:tr>
      <w:tr w:rsidR="2E255375" w:rsidTr="2E255375" w14:paraId="1F6D44E3">
        <w:trPr>
          <w:trHeight w:val="495"/>
          <w:ins w:author="Shoeb Memon (SHM)" w:date="2023-04-06T00:29:19.611Z" w:id="1722448668"/>
          <w:trPrChange w:author="Shoeb Memon (SHM)" w:date="2023-04-06T01:28:29.497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0C5E59D" w14:textId="622D73A8">
            <w:pPr>
              <w:pStyle w:val="Normal"/>
              <w:bidi w:val="0"/>
              <w:spacing w:before="0" w:beforeAutospacing="off" w:after="0" w:afterAutospacing="off" w:line="240" w:lineRule="auto"/>
              <w:ind w:left="0" w:right="0"/>
              <w:jc w:val="left"/>
              <w:rPr>
                <w:rFonts w:eastAsia="Calibri"/>
              </w:rPr>
              <w:pPrChange w:author="Shoeb Memon (SHM)" w:date="2023-04-06T00:30:05.837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F80E293" w14:textId="1D4DE665">
            <w:pPr>
              <w:pStyle w:val="Normal"/>
              <w:bidi w:val="0"/>
              <w:spacing w:before="0" w:beforeAutospacing="off" w:after="0" w:afterAutospacing="off" w:line="240" w:lineRule="auto"/>
              <w:ind w:left="0" w:right="0"/>
              <w:jc w:val="left"/>
              <w:rPr>
                <w:rFonts w:eastAsia="Calibri"/>
              </w:rPr>
              <w:pPrChange w:author="Shoeb Memon (SHM)" w:date="2023-04-06T00:30:05.839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6C88CAC5" w14:textId="2B25205D">
            <w:pPr>
              <w:pStyle w:val="Normal"/>
              <w:bidi w:val="0"/>
              <w:spacing w:before="0" w:beforeAutospacing="off" w:after="0" w:afterAutospacing="off" w:line="240" w:lineRule="auto"/>
              <w:ind w:left="0" w:right="0"/>
              <w:jc w:val="left"/>
              <w:rPr>
                <w:rFonts w:eastAsia="Calibri"/>
              </w:rPr>
              <w:pPrChange w:author="Shoeb Memon (SHM)" w:date="2023-04-06T00:30:05.84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4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C0A3AE3" w14:textId="04119AE2">
            <w:pPr>
              <w:pStyle w:val="Normal"/>
              <w:bidi w:val="0"/>
              <w:spacing w:before="0" w:beforeAutospacing="off" w:after="0" w:afterAutospacing="off" w:line="240" w:lineRule="auto"/>
              <w:ind w:left="0" w:right="0"/>
              <w:jc w:val="left"/>
              <w:rPr>
                <w:rFonts w:eastAsia="Calibri"/>
              </w:rPr>
              <w:pPrChange w:author="Shoeb Memon (SHM)" w:date="2023-04-06T00:30:05.841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580361B2" w14:textId="01A983FB">
            <w:pPr>
              <w:pStyle w:val="Normal"/>
              <w:bidi w:val="0"/>
              <w:spacing w:before="0" w:beforeAutospacing="off" w:after="0" w:afterAutospacing="off" w:line="240" w:lineRule="auto"/>
              <w:ind w:left="0" w:right="0"/>
              <w:jc w:val="left"/>
              <w:rPr>
                <w:rFonts w:eastAsia="Calibri"/>
              </w:rPr>
              <w:pPrChange w:author="Shoeb Memon (SHM)" w:date="2023-04-06T00:30:05.843Z">
                <w:pPr>
                  <w:pStyle w:val="Normal"/>
                  <w:bidi w:val="0"/>
                  <w:spacing w:before="0" w:beforeAutospacing="off"/>
                </w:pPr>
              </w:pPrChange>
            </w:pPr>
          </w:p>
        </w:tc>
      </w:tr>
      <w:tr w:rsidR="2E255375" w:rsidTr="2E255375" w14:paraId="510C4A0E">
        <w:trPr>
          <w:trHeight w:val="495"/>
          <w:ins w:author="Shoeb Memon (SHM)" w:date="2023-04-06T00:29:19.612Z" w:id="69007905"/>
          <w:trPrChange w:author="Shoeb Memon (SHM)" w:date="2023-04-06T01:28:29.499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ECF0D70" w14:textId="755CBCA2">
            <w:pPr>
              <w:pStyle w:val="Normal"/>
              <w:bidi w:val="0"/>
              <w:spacing w:before="0" w:beforeAutospacing="off" w:after="0" w:afterAutospacing="off" w:line="240" w:lineRule="auto"/>
              <w:ind w:left="0" w:right="0"/>
              <w:jc w:val="left"/>
              <w:rPr>
                <w:rFonts w:eastAsia="Calibri"/>
              </w:rPr>
              <w:pPrChange w:author="Shoeb Memon (SHM)" w:date="2023-04-06T00:30:10.471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C121C4C" w14:textId="0994C7A6">
            <w:pPr>
              <w:pStyle w:val="Normal"/>
              <w:bidi w:val="0"/>
              <w:spacing w:before="0" w:beforeAutospacing="off" w:after="0" w:afterAutospacing="off" w:line="240" w:lineRule="auto"/>
              <w:ind w:left="0" w:right="0"/>
              <w:jc w:val="left"/>
              <w:rPr>
                <w:rFonts w:eastAsia="Calibri"/>
              </w:rPr>
              <w:pPrChange w:author="Shoeb Memon (SHM)" w:date="2023-04-06T00:30:10.472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36555C4" w14:textId="2DAB8899">
            <w:pPr>
              <w:pStyle w:val="Normal"/>
              <w:bidi w:val="0"/>
              <w:spacing w:before="0" w:beforeAutospacing="off" w:after="0" w:afterAutospacing="off" w:line="240" w:lineRule="auto"/>
              <w:ind w:left="0" w:right="0"/>
              <w:jc w:val="left"/>
              <w:rPr>
                <w:rFonts w:eastAsia="Calibri"/>
              </w:rPr>
              <w:pPrChange w:author="Shoeb Memon (SHM)" w:date="2023-04-06T00:30:10.473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5E477CD" w14:textId="76F38D82">
            <w:pPr>
              <w:pStyle w:val="Normal"/>
              <w:bidi w:val="0"/>
              <w:spacing w:before="0" w:beforeAutospacing="off" w:after="0" w:afterAutospacing="off" w:line="240" w:lineRule="auto"/>
              <w:ind w:left="0" w:right="0"/>
              <w:jc w:val="left"/>
              <w:rPr>
                <w:rFonts w:eastAsia="Calibri"/>
              </w:rPr>
              <w:pPrChange w:author="Shoeb Memon (SHM)" w:date="2023-04-06T00:30:10.475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0FDE3A8" w14:textId="17CFEBA9">
            <w:pPr>
              <w:pStyle w:val="Normal"/>
              <w:bidi w:val="0"/>
              <w:spacing w:before="0" w:beforeAutospacing="off" w:after="0" w:afterAutospacing="off" w:line="240" w:lineRule="auto"/>
              <w:ind w:left="0" w:right="0"/>
              <w:jc w:val="left"/>
              <w:rPr>
                <w:rFonts w:eastAsia="Calibri"/>
              </w:rPr>
              <w:pPrChange w:author="Shoeb Memon (SHM)" w:date="2023-04-06T00:30:10.476Z">
                <w:pPr>
                  <w:pStyle w:val="Normal"/>
                  <w:bidi w:val="0"/>
                  <w:spacing w:before="0" w:beforeAutospacing="off"/>
                </w:pPr>
              </w:pPrChange>
            </w:pPr>
          </w:p>
        </w:tc>
      </w:tr>
      <w:tr w:rsidR="2E255375" w:rsidTr="2E255375" w14:paraId="451D1217">
        <w:trPr>
          <w:trHeight w:val="495"/>
          <w:ins w:author="Shoeb Memon (SHM)" w:date="2023-04-06T00:29:19.613Z" w:id="1709045509"/>
          <w:trPrChange w:author="Shoeb Memon (SHM)" w:date="2023-04-06T01:28:29.5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599669C" w14:textId="202CD2F8">
            <w:pPr>
              <w:pStyle w:val="Normal"/>
              <w:bidi w:val="0"/>
              <w:spacing w:before="0" w:beforeAutospacing="off" w:after="0" w:afterAutospacing="off" w:line="240" w:lineRule="auto"/>
              <w:ind w:left="0" w:right="0"/>
              <w:jc w:val="left"/>
              <w:rPr>
                <w:rFonts w:eastAsia="Calibri"/>
              </w:rPr>
              <w:pPrChange w:author="Shoeb Memon (SHM)" w:date="2023-04-06T00:30:14.393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371DDEE" w14:textId="63679276">
            <w:pPr>
              <w:pStyle w:val="Normal"/>
              <w:bidi w:val="0"/>
              <w:spacing w:before="0" w:beforeAutospacing="off" w:after="0" w:afterAutospacing="off" w:line="240" w:lineRule="auto"/>
              <w:ind w:left="0" w:right="0"/>
              <w:jc w:val="left"/>
              <w:rPr>
                <w:rFonts w:eastAsia="Calibri"/>
              </w:rPr>
              <w:pPrChange w:author="Shoeb Memon (SHM)" w:date="2023-04-06T00:30:14.395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7810A4F3" w14:textId="3F4BDF03">
            <w:pPr>
              <w:pStyle w:val="Normal"/>
              <w:bidi w:val="0"/>
              <w:spacing w:before="0" w:beforeAutospacing="off" w:after="0" w:afterAutospacing="off" w:line="240" w:lineRule="auto"/>
              <w:ind w:left="0" w:right="0"/>
              <w:jc w:val="left"/>
              <w:rPr>
                <w:rFonts w:eastAsia="Calibri"/>
              </w:rPr>
              <w:pPrChange w:author="Shoeb Memon (SHM)" w:date="2023-04-06T00:30:14.396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5BE2C1AB" w14:textId="66C5E8F2">
            <w:pPr>
              <w:pStyle w:val="Normal"/>
              <w:bidi w:val="0"/>
              <w:spacing w:before="0" w:beforeAutospacing="off" w:after="0" w:afterAutospacing="off" w:line="240" w:lineRule="auto"/>
              <w:ind w:left="0" w:right="0"/>
              <w:jc w:val="left"/>
              <w:rPr>
                <w:rFonts w:eastAsia="Calibri"/>
              </w:rPr>
              <w:pPrChange w:author="Shoeb Memon (SHM)" w:date="2023-04-06T00:30:14.397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28B473B" w14:textId="58CDDC00">
            <w:pPr>
              <w:pStyle w:val="Normal"/>
              <w:bidi w:val="0"/>
              <w:spacing w:before="0" w:beforeAutospacing="off" w:after="0" w:afterAutospacing="off" w:line="240" w:lineRule="auto"/>
              <w:ind w:left="0" w:right="0"/>
              <w:jc w:val="left"/>
              <w:rPr>
                <w:rFonts w:eastAsia="Calibri"/>
              </w:rPr>
              <w:pPrChange w:author="Shoeb Memon (SHM)" w:date="2023-04-06T00:30:14.399Z">
                <w:pPr>
                  <w:pStyle w:val="Normal"/>
                  <w:bidi w:val="0"/>
                  <w:spacing w:before="0" w:beforeAutospacing="off"/>
                </w:pPr>
              </w:pPrChange>
            </w:pPr>
          </w:p>
        </w:tc>
      </w:tr>
      <w:tr w:rsidR="2E255375" w:rsidTr="2E255375" w14:paraId="544FC781">
        <w:trPr>
          <w:trHeight w:val="495"/>
          <w:ins w:author="Shoeb Memon (SHM)" w:date="2023-04-06T00:29:19.614Z" w:id="881258776"/>
          <w:trPrChange w:author="Shoeb Memon (SHM)" w:date="2023-04-06T01:28:29.501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44ECD89" w14:textId="4719D350">
            <w:pPr>
              <w:pStyle w:val="Normal"/>
              <w:bidi w:val="0"/>
              <w:spacing w:before="0" w:beforeAutospacing="off" w:after="0" w:afterAutospacing="off" w:line="240" w:lineRule="auto"/>
              <w:ind w:left="0" w:right="0"/>
              <w:jc w:val="left"/>
              <w:rPr>
                <w:rFonts w:eastAsia="Calibri"/>
              </w:rPr>
              <w:pPrChange w:author="Shoeb Memon (SHM)" w:date="2023-04-06T00:30:22.061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4A7C66D" w14:textId="1F97F96B">
            <w:pPr>
              <w:pStyle w:val="Normal"/>
              <w:bidi w:val="0"/>
              <w:spacing w:before="0" w:beforeAutospacing="off" w:after="0" w:afterAutospacing="off" w:line="240" w:lineRule="auto"/>
              <w:ind w:left="0" w:right="0"/>
              <w:jc w:val="left"/>
              <w:rPr>
                <w:rFonts w:eastAsia="Calibri"/>
              </w:rPr>
              <w:pPrChange w:author="Shoeb Memon (SHM)" w:date="2023-04-06T00:30:22.063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631DD9BA" w14:textId="70903F2E">
            <w:pPr>
              <w:pStyle w:val="Normal"/>
              <w:bidi w:val="0"/>
              <w:spacing w:before="0" w:beforeAutospacing="off" w:after="0" w:afterAutospacing="off" w:line="240" w:lineRule="auto"/>
              <w:ind w:left="0" w:right="0"/>
              <w:jc w:val="left"/>
              <w:rPr>
                <w:rFonts w:eastAsia="Calibri"/>
              </w:rPr>
              <w:pPrChange w:author="Shoeb Memon (SHM)" w:date="2023-04-06T00:30:22.064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5593F40" w14:textId="5A918ABB">
            <w:pPr>
              <w:pStyle w:val="Normal"/>
              <w:bidi w:val="0"/>
              <w:spacing w:before="0" w:beforeAutospacing="off" w:after="0" w:afterAutospacing="off" w:line="240" w:lineRule="auto"/>
              <w:ind w:left="0" w:right="0"/>
              <w:jc w:val="left"/>
              <w:rPr>
                <w:rFonts w:eastAsia="Calibri"/>
              </w:rPr>
              <w:pPrChange w:author="Shoeb Memon (SHM)" w:date="2023-04-06T00:30:22.065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7D98008" w14:textId="3D69925A">
            <w:pPr>
              <w:pStyle w:val="Normal"/>
              <w:bidi w:val="0"/>
              <w:spacing w:before="0" w:beforeAutospacing="off" w:after="0" w:afterAutospacing="off" w:line="240" w:lineRule="auto"/>
              <w:ind w:left="0" w:right="0"/>
              <w:jc w:val="left"/>
              <w:rPr>
                <w:rFonts w:eastAsia="Calibri"/>
              </w:rPr>
              <w:pPrChange w:author="Shoeb Memon (SHM)" w:date="2023-04-06T00:30:22.066Z">
                <w:pPr>
                  <w:pStyle w:val="Normal"/>
                  <w:bidi w:val="0"/>
                  <w:spacing w:before="0" w:beforeAutospacing="off"/>
                </w:pPr>
              </w:pPrChange>
            </w:pPr>
          </w:p>
        </w:tc>
      </w:tr>
      <w:tr w:rsidR="2E255375" w:rsidTr="2E255375" w14:paraId="1401610B">
        <w:trPr>
          <w:trHeight w:val="495"/>
          <w:ins w:author="Shoeb Memon (SHM)" w:date="2023-04-06T00:29:19.615Z" w:id="538588667"/>
          <w:trPrChange w:author="Shoeb Memon (SHM)" w:date="2023-04-06T01:28:29.503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5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D97285B" w14:textId="3A8ED30D">
            <w:pPr>
              <w:pStyle w:val="Normal"/>
              <w:bidi w:val="0"/>
              <w:spacing w:before="0" w:beforeAutospacing="off" w:after="0" w:afterAutospacing="off" w:line="240" w:lineRule="auto"/>
              <w:ind w:left="0" w:right="0"/>
              <w:jc w:val="left"/>
              <w:rPr>
                <w:rFonts w:eastAsia="Calibri"/>
              </w:rPr>
              <w:pPrChange w:author="Shoeb Memon (SHM)" w:date="2023-04-06T00:30:25.62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2F008BA" w14:textId="2B3F469B">
            <w:pPr>
              <w:pStyle w:val="Normal"/>
              <w:bidi w:val="0"/>
              <w:spacing w:before="0" w:beforeAutospacing="off" w:after="0" w:afterAutospacing="off" w:line="240" w:lineRule="auto"/>
              <w:ind w:left="0" w:right="0"/>
              <w:jc w:val="left"/>
              <w:rPr>
                <w:rFonts w:eastAsia="Calibri"/>
              </w:rPr>
              <w:pPrChange w:author="Shoeb Memon (SHM)" w:date="2023-04-06T00:30:25.621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7A8B166" w14:textId="17DD34C9">
            <w:pPr>
              <w:pStyle w:val="Normal"/>
              <w:bidi w:val="0"/>
              <w:spacing w:before="0" w:beforeAutospacing="off" w:after="0" w:afterAutospacing="off" w:line="240" w:lineRule="auto"/>
              <w:ind w:left="0" w:right="0"/>
              <w:jc w:val="left"/>
              <w:rPr>
                <w:rFonts w:eastAsia="Calibri"/>
              </w:rPr>
              <w:pPrChange w:author="Shoeb Memon (SHM)" w:date="2023-04-06T00:30:25.623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01EE5D90" w14:textId="71627B3A">
            <w:pPr>
              <w:pStyle w:val="Normal"/>
              <w:bidi w:val="0"/>
              <w:spacing w:before="0" w:beforeAutospacing="off" w:after="0" w:afterAutospacing="off" w:line="240" w:lineRule="auto"/>
              <w:ind w:left="0" w:right="0"/>
              <w:jc w:val="left"/>
              <w:rPr>
                <w:rFonts w:eastAsia="Calibri"/>
              </w:rPr>
              <w:pPrChange w:author="Shoeb Memon (SHM)" w:date="2023-04-06T00:30:25.624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2C6ECB5F" w14:textId="02C3F1FB">
            <w:pPr>
              <w:pStyle w:val="Normal"/>
              <w:bidi w:val="0"/>
              <w:spacing w:before="0" w:beforeAutospacing="off" w:after="0" w:afterAutospacing="off" w:line="240" w:lineRule="auto"/>
              <w:ind w:left="0" w:right="0"/>
              <w:jc w:val="left"/>
              <w:rPr>
                <w:rFonts w:eastAsia="Calibri"/>
              </w:rPr>
              <w:pPrChange w:author="Shoeb Memon (SHM)" w:date="2023-04-06T00:30:25.626Z">
                <w:pPr>
                  <w:pStyle w:val="Normal"/>
                  <w:bidi w:val="0"/>
                  <w:spacing w:before="0" w:beforeAutospacing="off"/>
                </w:pPr>
              </w:pPrChange>
            </w:pPr>
          </w:p>
        </w:tc>
      </w:tr>
      <w:tr w:rsidR="2E255375" w:rsidTr="2E255375" w14:paraId="5F67093E">
        <w:trPr>
          <w:trHeight w:val="495"/>
          <w:ins w:author="Shoeb Memon (SHM)" w:date="2023-04-06T00:29:19.616Z" w:id="697325270"/>
          <w:trPrChange w:author="Shoeb Memon (SHM)" w:date="2023-04-06T01:28:29.505Z">
            <w:trPr>
              <w:trHeight w:val="495"/>
            </w:trPr>
          </w:trPrChange>
        </w:trPr>
        <w:tc>
          <w:tcPr>
            <w:tcW w:w="14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98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45F226E5" w14:textId="6F592DB0">
            <w:pPr>
              <w:pStyle w:val="Normal"/>
              <w:bidi w:val="0"/>
              <w:spacing w:before="0" w:beforeAutospacing="off" w:after="0" w:afterAutospacing="off" w:line="240" w:lineRule="auto"/>
              <w:ind w:left="0" w:right="0"/>
              <w:jc w:val="left"/>
              <w:rPr>
                <w:rFonts w:eastAsia="Calibri"/>
              </w:rPr>
              <w:pPrChange w:author="Shoeb Memon (SHM)" w:date="2023-04-06T00:30:29.07Z">
                <w:pPr>
                  <w:pStyle w:val="Normal"/>
                  <w:bidi w:val="0"/>
                  <w:spacing w:before="0" w:beforeAutospacing="off"/>
                </w:pPr>
              </w:pPrChange>
            </w:pPr>
          </w:p>
        </w:tc>
        <w:tc>
          <w:tcPr>
            <w:tcW w:w="124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57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FD09363" w14:textId="10B5F973">
            <w:pPr>
              <w:pStyle w:val="Normal"/>
              <w:bidi w:val="0"/>
              <w:spacing w:before="0" w:beforeAutospacing="off" w:after="0" w:afterAutospacing="off" w:line="240" w:lineRule="auto"/>
              <w:ind w:left="0" w:right="0"/>
              <w:jc w:val="left"/>
              <w:rPr>
                <w:rFonts w:eastAsia="Calibri"/>
              </w:rPr>
              <w:pPrChange w:author="Shoeb Memon (SHM)" w:date="2023-04-06T00:30:29.071Z">
                <w:pPr>
                  <w:pStyle w:val="Normal"/>
                  <w:bidi w:val="0"/>
                  <w:spacing w:before="0" w:beforeAutospacing="off"/>
                </w:pPr>
              </w:pPrChange>
            </w:pPr>
          </w:p>
        </w:tc>
        <w:tc>
          <w:tcPr>
            <w:tcW w:w="207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223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9932969" w14:textId="27BBBBD8">
            <w:pPr>
              <w:pStyle w:val="Normal"/>
              <w:bidi w:val="0"/>
              <w:spacing w:before="0" w:beforeAutospacing="off" w:after="0" w:afterAutospacing="off" w:line="240" w:lineRule="auto"/>
              <w:ind w:left="0" w:right="0"/>
              <w:jc w:val="left"/>
              <w:rPr>
                <w:rFonts w:eastAsia="Calibri"/>
              </w:rPr>
              <w:pPrChange w:author="Shoeb Memon (SHM)" w:date="2023-04-06T00:30:29.072Z">
                <w:pPr>
                  <w:pStyle w:val="Normal"/>
                  <w:bidi w:val="0"/>
                  <w:spacing w:before="0" w:beforeAutospacing="off"/>
                </w:pPr>
              </w:pPrChange>
            </w:pPr>
          </w:p>
        </w:tc>
        <w:tc>
          <w:tcPr>
            <w:tcW w:w="210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89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34A37DC0" w14:textId="0E709641">
            <w:pPr>
              <w:pStyle w:val="Normal"/>
              <w:bidi w:val="0"/>
              <w:spacing w:before="0" w:beforeAutospacing="off" w:after="0" w:afterAutospacing="off" w:line="240" w:lineRule="auto"/>
              <w:ind w:left="0" w:right="0"/>
              <w:jc w:val="left"/>
              <w:rPr>
                <w:rFonts w:eastAsia="Calibri"/>
              </w:rPr>
              <w:pPrChange w:author="Shoeb Memon (SHM)" w:date="2023-04-06T00:30:29.074Z">
                <w:pPr>
                  <w:pStyle w:val="Normal"/>
                  <w:bidi w:val="0"/>
                  <w:spacing w:before="0" w:beforeAutospacing="off"/>
                </w:pPr>
              </w:pPrChange>
            </w:pPr>
          </w:p>
        </w:tc>
        <w:tc>
          <w:tcPr>
            <w:tcW w:w="2415"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Change w:author="Shoeb Memon (SHM)" w:date="2023-04-06T01:28:43.916Z">
              <w:tcPr>
                <w:tcW w:w="1620" w:type="dxa"/>
                <w:tcBorders>
                  <w:top w:val="single" w:color="8EAADB" w:themeColor="accent1" w:themeTint="99" w:sz="8"/>
                  <w:left w:val="single" w:color="8EAADB" w:themeColor="accent1" w:themeTint="99" w:sz="8"/>
                  <w:bottom w:val="single" w:color="8EAADB" w:themeColor="accent1" w:themeTint="99" w:sz="8"/>
                  <w:right w:val="single" w:color="8EAADB" w:themeColor="accent1" w:themeTint="99" w:sz="8"/>
                </w:tcBorders>
                <w:tcMar/>
                <w:vAlign w:val="top"/>
              </w:tcPr>
            </w:tcPrChange>
          </w:tcPr>
          <w:p w:rsidR="2E255375" w:rsidP="2E255375" w:rsidRDefault="2E255375" w14:paraId="19035630" w14:textId="67BBC2B1">
            <w:pPr>
              <w:pStyle w:val="Normal"/>
              <w:bidi w:val="0"/>
              <w:spacing w:before="0" w:beforeAutospacing="off" w:after="0" w:afterAutospacing="off" w:line="240" w:lineRule="auto"/>
              <w:ind w:left="0" w:right="0"/>
              <w:jc w:val="left"/>
              <w:rPr>
                <w:rFonts w:eastAsia="Calibri"/>
                <w:rPrChange w:author="Shoeb Memon (SHM)" w:date="2023-04-06T00:30:29.075Z" w:id="1739501188">
                  <w:rPr>
                    <w:rFonts w:ascii="Arial" w:hAnsi="Arial" w:eastAsia="Arial" w:cs="Arial"/>
                    <w:strike w:val="0"/>
                    <w:dstrike w:val="0"/>
                    <w:color w:val="D13438"/>
                    <w:sz w:val="24"/>
                    <w:szCs w:val="24"/>
                    <w:u w:val="none"/>
                  </w:rPr>
                </w:rPrChange>
              </w:rPr>
              <w:pPrChange w:author="Shoeb Memon (SHM)" w:date="2023-04-06T00:30:29.075Z">
                <w:pPr>
                  <w:pStyle w:val="Normal"/>
                  <w:bidi w:val="0"/>
                  <w:spacing w:before="0" w:beforeAutospacing="off"/>
                </w:pPr>
              </w:pPrChange>
            </w:pPr>
          </w:p>
        </w:tc>
      </w:tr>
    </w:tbl>
    <w:p w:rsidR="2E255375" w:rsidP="2E255375" w:rsidRDefault="2E255375" w14:paraId="78C75665" w14:textId="1B457AFD">
      <w:pPr>
        <w:pStyle w:val="Normal"/>
        <w:bidi w:val="0"/>
        <w:spacing w:before="0" w:beforeAutospacing="off" w:after="0" w:afterAutospacing="off" w:line="240" w:lineRule="auto"/>
        <w:ind w:left="0" w:right="0"/>
        <w:jc w:val="left"/>
        <w:rPr>
          <w:ins w:author="Shoeb Memon (SHM)" w:date="2023-04-06T00:28:14.446Z" w:id="1813131329"/>
          <w:rFonts w:eastAsia="Calibri"/>
        </w:rPr>
      </w:pPr>
    </w:p>
    <w:p w:rsidR="2E255375" w:rsidP="2E255375" w:rsidRDefault="2E255375" w14:paraId="7B294553" w14:textId="45F643A7">
      <w:pPr>
        <w:pStyle w:val="Normal"/>
        <w:bidi w:val="0"/>
        <w:spacing w:before="0" w:beforeAutospacing="off" w:after="0" w:afterAutospacing="off" w:line="240" w:lineRule="auto"/>
        <w:ind w:left="0" w:right="0"/>
        <w:jc w:val="left"/>
        <w:rPr>
          <w:ins w:author="Shoeb Memon (SHM)" w:date="2023-04-05T23:54:26.901Z" w:id="546703572"/>
          <w:rFonts w:eastAsia="Calibri"/>
          <w:rPrChange w:author="Shoeb Memon (SHM)" w:date="2023-04-05T23:55:02.879Z" w:id="1620037933">
            <w:rPr>
              <w:ins w:author="Shoeb Memon (SHM)" w:date="2023-04-05T23:54:26.901Z" w:id="446168105"/>
            </w:rPr>
          </w:rPrChange>
        </w:rPr>
      </w:pPr>
    </w:p>
    <w:p w:rsidRPr="009D3AAB" w:rsidR="009E7A5E" w:rsidP="009D3AAB" w:rsidRDefault="7E942CF2" w14:paraId="133BF1E8" w14:textId="27C0EE1B">
      <w:pPr>
        <w:pStyle w:val="Heading2"/>
      </w:pPr>
      <w:r w:rsidRPr="009D3AAB">
        <w:t>ER Diagram</w:t>
      </w:r>
    </w:p>
    <w:p w:rsidR="009E7A5E" w:rsidP="009D3AAB" w:rsidRDefault="7E942CF2" w14:paraId="70708298" w14:textId="1C504CCC">
      <w:pPr>
        <w:rPr>
          <w:rFonts w:eastAsia="Calibri"/>
        </w:rPr>
      </w:pPr>
      <w:r w:rsidRPr="2E255375" w:rsidR="66F089A3">
        <w:rPr>
          <w:rFonts w:eastAsia="Calibri"/>
        </w:rPr>
        <w:t xml:space="preserve">This section </w:t>
      </w:r>
      <w:r w:rsidRPr="2E255375" w:rsidR="66F089A3">
        <w:rPr>
          <w:rFonts w:eastAsia="Calibri"/>
        </w:rPr>
        <w:t>provides</w:t>
      </w:r>
      <w:r w:rsidRPr="2E255375" w:rsidR="66F089A3">
        <w:rPr>
          <w:rFonts w:eastAsia="Calibri"/>
        </w:rPr>
        <w:t xml:space="preserve"> information about the entities and their relationships to each</w:t>
      </w:r>
      <w:r w:rsidRPr="2E255375" w:rsidR="66F089A3">
        <w:rPr>
          <w:rFonts w:eastAsia="Calibri"/>
        </w:rPr>
        <w:t xml:space="preserve"> other. The number of entities may change as they are created, so a consultant can introduce or reuse entities after discussing this with their team. An FDD must include </w:t>
      </w:r>
      <w:r w:rsidRPr="2E255375" w:rsidR="66F089A3">
        <w:rPr>
          <w:rFonts w:eastAsia="Calibri"/>
        </w:rPr>
        <w:t>an updated ER diagram; so, if there are any changes in the structure, the business analyst or functional consultant needs to update the FDD. The following diagram shows an example of an ER diagram:</w:t>
      </w:r>
    </w:p>
    <w:p w:rsidR="009E7A5E" w:rsidP="517918AD" w:rsidRDefault="009E7A5E" w14:paraId="431E1244" w14:textId="7167F945">
      <w:pPr>
        <w:rPr>
          <w:rFonts w:ascii="Calibri" w:hAnsi="Calibri" w:eastAsia="Calibri" w:cs="Calibri"/>
        </w:rPr>
      </w:pPr>
    </w:p>
    <w:p w:rsidR="009E7A5E" w:rsidP="380891C9" w:rsidRDefault="009E7A5E" w14:paraId="44674C3E" w14:textId="37654E16">
      <w:pPr>
        <w:rPr>
          <w:rFonts w:ascii="Calibri" w:hAnsi="Calibri" w:eastAsia="Calibri" w:cs="Calibri"/>
        </w:rPr>
      </w:pPr>
    </w:p>
    <w:p w:rsidR="009E7A5E" w:rsidP="009D3AAB" w:rsidRDefault="7E942CF2" w14:paraId="3618BF98" w14:textId="76DD9CE1">
      <w:pPr>
        <w:rPr>
          <w:rFonts w:eastAsia="Calibri"/>
        </w:rPr>
      </w:pPr>
      <w:r w:rsidRPr="380891C9">
        <w:rPr>
          <w:rFonts w:eastAsia="Calibri"/>
        </w:rPr>
        <w:t xml:space="preserve">This ER diagram represents out-of-the-box entities and custom entities that we are going to mainly use for our </w:t>
      </w:r>
      <w:r w:rsidR="009D3AAB">
        <w:rPr>
          <w:rFonts w:eastAsia="Calibri"/>
        </w:rPr>
        <w:t>3PL Portal Solution</w:t>
      </w:r>
      <w:r w:rsidRPr="380891C9">
        <w:rPr>
          <w:rFonts w:eastAsia="Calibri"/>
        </w:rPr>
        <w:t>. As you can see, we are going to reuse some of the existing entities, as well as creating some custom entities.</w:t>
      </w:r>
    </w:p>
    <w:p w:rsidR="009E7A5E" w:rsidP="380891C9" w:rsidRDefault="009E7A5E" w14:paraId="3D2618B3" w14:textId="21DAB48B">
      <w:pPr>
        <w:rPr>
          <w:rFonts w:ascii="Calibri" w:hAnsi="Calibri" w:eastAsia="Calibri" w:cs="Calibri"/>
        </w:rPr>
      </w:pPr>
    </w:p>
    <w:p w:rsidR="009E7A5E" w:rsidP="00A24B6B" w:rsidRDefault="7E942CF2" w14:paraId="2D775744" w14:textId="16AC1168">
      <w:pPr>
        <w:pStyle w:val="Heading1"/>
        <w:rPr>
          <w:rFonts w:eastAsia="Calibri Light"/>
        </w:rPr>
      </w:pPr>
      <w:r w:rsidRPr="380891C9">
        <w:rPr>
          <w:rFonts w:eastAsia="Calibri Light"/>
        </w:rPr>
        <w:t>Entity Design</w:t>
      </w:r>
    </w:p>
    <w:p w:rsidR="009D3AAB" w:rsidP="00A24B6B" w:rsidRDefault="009D3AAB" w14:paraId="3DA47020" w14:textId="77777777">
      <w:pPr>
        <w:rPr>
          <w:rFonts w:eastAsia="Calibri"/>
        </w:rPr>
      </w:pPr>
    </w:p>
    <w:p w:rsidR="009E7A5E" w:rsidP="00A24B6B" w:rsidRDefault="7E942CF2" w14:paraId="48777233" w14:textId="2ED85E3F">
      <w:pPr>
        <w:rPr>
          <w:rFonts w:eastAsia="Calibri"/>
        </w:rPr>
      </w:pPr>
      <w:r w:rsidRPr="380891C9">
        <w:rPr>
          <w:rFonts w:eastAsia="Calibri"/>
        </w:rPr>
        <w:t>This section provides details about the entities and their relationships. Different types of information about the entity—such as forms, views, attributes, and relationship details—are provided here</w:t>
      </w:r>
      <w:r w:rsidR="00A24B6B">
        <w:rPr>
          <w:rFonts w:eastAsia="Calibri"/>
        </w:rPr>
        <w:t>.</w:t>
      </w:r>
      <w:r w:rsidRPr="380891C9">
        <w:rPr>
          <w:rFonts w:eastAsia="Calibri"/>
        </w:rPr>
        <w:t xml:space="preserve"> </w:t>
      </w:r>
    </w:p>
    <w:p w:rsidR="009E7A5E" w:rsidP="00A24B6B" w:rsidRDefault="00A24B6B" w14:paraId="5BA55A39" w14:textId="7E1ABAD7">
      <w:pPr>
        <w:rPr>
          <w:rFonts w:eastAsia="Calibri"/>
        </w:rPr>
      </w:pPr>
      <w:r w:rsidRPr="67F75D5F" w:rsidR="00A24B6B">
        <w:rPr>
          <w:rFonts w:eastAsia="Calibri"/>
        </w:rPr>
        <w:t xml:space="preserve">The 3PL Portal will leverage the following tables: </w:t>
      </w:r>
    </w:p>
    <w:p w:rsidR="009D3AAB" w:rsidP="67F75D5F" w:rsidRDefault="009D3AAB" w14:paraId="6DBD11C9" w14:textId="6AF81D31">
      <w:pPr>
        <w:pStyle w:val="Heading2"/>
        <w:bidi w:val="0"/>
        <w:spacing w:before="40" w:beforeAutospacing="off" w:after="0" w:afterAutospacing="off" w:line="240" w:lineRule="auto"/>
        <w:ind w:left="0" w:right="0"/>
        <w:jc w:val="left"/>
        <w:pPrChange w:author="Theodore Flemmer (TFL)" w:date="2023-05-12T17:26:57.935Z">
          <w:pPr>
            <w:pStyle w:val="Normal"/>
          </w:pPr>
        </w:pPrChange>
      </w:pPr>
    </w:p>
    <w:p w:rsidR="00985EF2" w:rsidP="00985EF2" w:rsidRDefault="00985EF2" w14:paraId="50F658BF" w14:textId="7C993A0E">
      <w:pPr>
        <w:pStyle w:val="Heading2"/>
      </w:pPr>
      <w:r>
        <w:t xml:space="preserve">Contact </w:t>
      </w:r>
    </w:p>
    <w:p w:rsidRPr="00A16805" w:rsidR="00985EF2" w:rsidP="67F75D5F" w:rsidRDefault="00985EF2" w14:paraId="695EB120" w14:textId="5B4604F8">
      <w:pPr>
        <w:pStyle w:val="Normal"/>
        <w:bidi w:val="0"/>
        <w:spacing w:before="0" w:beforeAutospacing="off" w:after="0" w:afterAutospacing="off" w:line="240" w:lineRule="auto"/>
        <w:ind w:left="0" w:right="0"/>
        <w:jc w:val="left"/>
        <w:pPrChange w:author="Theodore Flemmer (TFL)" w:date="2023-05-12T17:47:46.943Z">
          <w:pPr>
            <w:pStyle w:val="Normal"/>
            <w:spacing w:before="0" w:beforeAutospacing="off"/>
          </w:pPr>
        </w:pPrChange>
      </w:pPr>
      <w:r w:rsidR="00985EF2">
        <w:rPr/>
        <w:t xml:space="preserve">In Dataverse, a </w:t>
      </w:r>
      <w:r w:rsidRPr="67F75D5F" w:rsidR="00985EF2">
        <w:rPr>
          <w:b w:val="1"/>
          <w:bCs w:val="1"/>
          <w:i w:val="1"/>
          <w:iCs w:val="1"/>
        </w:rPr>
        <w:t>Contact</w:t>
      </w:r>
      <w:r w:rsidRPr="67F75D5F" w:rsidR="00985EF2">
        <w:rPr>
          <w:i w:val="1"/>
          <w:iCs w:val="1"/>
        </w:rPr>
        <w:t xml:space="preserve"> </w:t>
      </w:r>
      <w:r w:rsidR="00985EF2">
        <w:rPr/>
        <w:t>represents</w:t>
      </w:r>
      <w:r w:rsidR="00985EF2">
        <w:rPr/>
        <w:t xml:space="preserve"> a person, usually an individual, with whom a business unit has a relationship, such as a customer, a supplier, or a prospect. </w:t>
      </w:r>
      <w:r w:rsidR="005F7B1C">
        <w:rPr/>
        <w:t>The contact table stores all information about a person such as an email address, street address, telephone numbers, and other related information.</w:t>
      </w:r>
      <w:ins w:author="Theodore Flemmer (TFL)" w:date="2023-05-12T17:25:58.355Z" w:id="635811190">
        <w:r w:rsidR="2E6B5969">
          <w:t xml:space="preserve">  T</w:t>
        </w:r>
        <w:r w:rsidR="2E6B5969">
          <w:t>he c</w:t>
        </w:r>
      </w:ins>
      <w:ins w:author="Theodore Flemmer (TFL)" w:date="2023-05-12T17:26:53.124Z" w:id="1157752373">
        <w:r w:rsidR="2E6B5969">
          <w:t xml:space="preserve">ontact is assigned to a </w:t>
        </w:r>
        <w:r w:rsidRPr="67F75D5F" w:rsidR="2E6B5969">
          <w:rPr>
            <w:b w:val="1"/>
            <w:bCs w:val="1"/>
            <w:i w:val="1"/>
            <w:iCs w:val="1"/>
            <w:rPrChange w:author="Theodore Flemmer (TFL)" w:date="2023-05-12T17:30:28.832Z" w:id="1041353668"/>
          </w:rPr>
          <w:t>Primary</w:t>
        </w:r>
      </w:ins>
      <w:del w:author="Theodore Flemmer (TFL)" w:date="2023-05-12T17:29:34.474Z" w:id="501144673">
        <w:r w:rsidRPr="67F75D5F" w:rsidDel="005F7B1C">
          <w:rPr>
            <w:b w:val="1"/>
            <w:bCs w:val="1"/>
            <w:i w:val="1"/>
            <w:iCs w:val="1"/>
            <w:rPrChange w:author="Theodore Flemmer (TFL)" w:date="2023-05-12T17:30:28.832Z" w:id="1761773807"/>
          </w:rPr>
          <w:delText xml:space="preserve"> </w:delText>
        </w:r>
      </w:del>
      <w:ins w:author="Theodore Flemmer (TFL)" w:date="2023-05-12T17:29:41.735Z" w:id="1465972420">
        <w:r w:rsidRPr="67F75D5F" w:rsidR="15153E58">
          <w:rPr>
            <w:b w:val="1"/>
            <w:bCs w:val="1"/>
            <w:i w:val="1"/>
            <w:iCs w:val="1"/>
            <w:rPrChange w:author="Theodore Flemmer (TFL)" w:date="2023-05-12T17:30:28.833Z" w:id="814093455"/>
          </w:rPr>
          <w:t xml:space="preserve"> Account</w:t>
        </w:r>
      </w:ins>
      <w:ins w:author="Theodore Flemmer (TFL)" w:date="2023-05-12T17:27:59.937Z" w:id="2111237587">
        <w:r w:rsidR="60C743F4">
          <w:t xml:space="preserve">, </w:t>
        </w:r>
        <w:r w:rsidR="60C743F4">
          <w:t xml:space="preserve">that is associated with a </w:t>
        </w:r>
        <w:r w:rsidRPr="67F75D5F" w:rsidR="60C743F4">
          <w:rPr>
            <w:b w:val="1"/>
            <w:bCs w:val="1"/>
            <w:i w:val="1"/>
            <w:iCs w:val="1"/>
            <w:rPrChange w:author="Theodore Flemmer (TFL)" w:date="2023-05-12T17:30:45.23Z" w:id="300369005"/>
          </w:rPr>
          <w:t>Primary Party</w:t>
        </w:r>
        <w:r w:rsidR="60C743F4">
          <w:t xml:space="preserve">, which </w:t>
        </w:r>
      </w:ins>
      <w:ins w:author="Theodore Flemmer (TFL)" w:date="2023-05-12T17:28:59.579Z" w:id="715317029">
        <w:r w:rsidR="60C743F4">
          <w:t xml:space="preserve">will </w:t>
        </w:r>
        <w:r w:rsidR="0E41FE24">
          <w:t xml:space="preserve">be used to provide correct Invoice visibility for two specific Visibility Use </w:t>
        </w:r>
        <w:r w:rsidR="0E41FE24">
          <w:t>Cases</w:t>
        </w:r>
      </w:ins>
      <w:ins w:author="Theodore Flemmer (TFL)" w:date="2023-05-12T17:29:00.463Z" w:id="1850278895">
        <w:r w:rsidR="0E41FE24">
          <w:t>.</w:t>
        </w:r>
      </w:ins>
      <w:ins w:author="Theodore Flemmer (TFL)" w:date="2023-05-12T17:30:02.932Z" w:id="455526976">
        <w:r w:rsidR="1DB7276F">
          <w:t xml:space="preserve">  </w:t>
        </w:r>
      </w:ins>
      <w:r w:rsidR="00A16805">
        <w:rPr/>
        <w:t>In</w:t>
      </w:r>
      <w:r w:rsidR="00A16805">
        <w:rPr/>
        <w:t xml:space="preserve"> the 3PL Customer Portal, the </w:t>
      </w:r>
      <w:r w:rsidRPr="67F75D5F" w:rsidR="00A16805">
        <w:rPr>
          <w:b w:val="1"/>
          <w:bCs w:val="1"/>
          <w:i w:val="1"/>
          <w:iCs w:val="1"/>
        </w:rPr>
        <w:t xml:space="preserve">Contact </w:t>
      </w:r>
      <w:r w:rsidR="00A16805">
        <w:rPr/>
        <w:t xml:space="preserve">is invited with a </w:t>
      </w:r>
      <w:r w:rsidRPr="67F75D5F" w:rsidR="00A16805">
        <w:rPr>
          <w:b w:val="1"/>
          <w:bCs w:val="1"/>
          <w:i w:val="1"/>
          <w:iCs w:val="1"/>
        </w:rPr>
        <w:t xml:space="preserve">Portal Invitation </w:t>
      </w:r>
      <w:r w:rsidR="00A16805">
        <w:rPr/>
        <w:t xml:space="preserve">and tied to a </w:t>
      </w:r>
      <w:r w:rsidRPr="67F75D5F" w:rsidR="00A16805">
        <w:rPr>
          <w:b w:val="1"/>
          <w:bCs w:val="1"/>
          <w:i w:val="1"/>
          <w:iCs w:val="1"/>
        </w:rPr>
        <w:t>Web Role</w:t>
      </w:r>
      <w:r w:rsidR="00A16805">
        <w:rPr/>
        <w:t xml:space="preserve"> to grant authentication to the portal and give the authorization to view data belonging to pre-determined tables.</w:t>
      </w:r>
      <w:del w:author="Theodore Flemmer (TFL)" w:date="2023-05-12T17:48:47.835Z" w:id="1119443783">
        <w:r w:rsidDel="00A16805">
          <w:delText xml:space="preserve"> </w:delText>
        </w:r>
      </w:del>
    </w:p>
    <w:p w:rsidRPr="00985EF2" w:rsidR="00D37EA6" w:rsidP="00985EF2" w:rsidRDefault="00D37EA6" w14:paraId="1529356F" w14:textId="77777777"/>
    <w:p w:rsidR="000278FD" w:rsidP="000278FD" w:rsidRDefault="000278FD" w14:paraId="666DCC78" w14:textId="686E6246">
      <w:pPr>
        <w:pStyle w:val="Heading2"/>
      </w:pPr>
      <w:r>
        <w:t>Users</w:t>
      </w:r>
    </w:p>
    <w:p w:rsidRPr="0041140A" w:rsidR="000278FD" w:rsidP="000278FD" w:rsidRDefault="0041140A" w14:paraId="36014FFB" w14:textId="46E5FC05">
      <w:pPr>
        <w:rPr>
          <w:rFonts w:eastAsia="Calibri Light"/>
        </w:rPr>
      </w:pPr>
      <w:r>
        <w:t xml:space="preserve">A </w:t>
      </w:r>
      <w:r>
        <w:rPr>
          <w:b/>
          <w:bCs/>
          <w:i/>
          <w:iCs/>
        </w:rPr>
        <w:t>User</w:t>
      </w:r>
      <w:r>
        <w:t xml:space="preserve"> is any person who works for a business unit who uses Dataverse. Each user has a user account. All users must be associated with only one business unit. This association controls which customer data the user will have access to. Included in the user’s account is information such as the user’s telephone numbers, email address, and a link to the internal user’s manager. Each user has privileges and rights to manage their own personal settings. Each user corresponds to a user in the Azure Active Directory for that organization. When a user is created, they must be assigned at least one security role. </w:t>
      </w:r>
    </w:p>
    <w:p w:rsidR="003D5DE4" w:rsidP="003D5DE4" w:rsidRDefault="003D5DE4" w14:paraId="3B45B789" w14:textId="77777777">
      <w:pPr>
        <w:pStyle w:val="Heading2"/>
      </w:pPr>
    </w:p>
    <w:p w:rsidR="00D85EC1" w:rsidP="003D5DE4" w:rsidRDefault="003D5DE4" w14:paraId="2E3F288B" w14:textId="09A95B6B">
      <w:pPr>
        <w:pStyle w:val="Heading2"/>
        <w:rPr>
          <w:ins w:author="Theodore Flemmer (TFL)" w:date="2023-05-12T17:18:54.263Z" w:id="1421688725"/>
        </w:rPr>
      </w:pPr>
      <w:ins w:author="Theodore Flemmer (TFL)" w:date="2023-05-12T17:18:52.162Z" w:id="1987439959">
        <w:r w:rsidR="54C70E70">
          <w:t>Party</w:t>
        </w:r>
      </w:ins>
    </w:p>
    <w:p w:rsidR="00D85EC1" w:rsidP="67F75D5F" w:rsidRDefault="003D5DE4" w14:paraId="3B49A367" w14:textId="4D1C369F">
      <w:pPr>
        <w:pStyle w:val="Normal"/>
        <w:rPr>
          <w:ins w:author="Theodore Flemmer (TFL)" w:date="2023-05-12T17:22:13.671Z" w:id="1192446698"/>
          <w:b w:val="0"/>
          <w:bCs w:val="0"/>
          <w:i w:val="0"/>
          <w:iCs w:val="0"/>
        </w:rPr>
      </w:pPr>
      <w:ins w:author="Theodore Flemmer (TFL)" w:date="2023-05-12T17:19:22.795Z" w:id="804682420">
        <w:r w:rsidR="54C70E70">
          <w:t xml:space="preserve">A </w:t>
        </w:r>
        <w:r w:rsidRPr="67F75D5F" w:rsidR="54C70E70">
          <w:rPr>
            <w:b w:val="1"/>
            <w:bCs w:val="1"/>
            <w:i w:val="1"/>
            <w:iCs w:val="1"/>
            <w:rPrChange w:author="Theodore Flemmer (TFL)" w:date="2023-05-12T17:19:39.295Z" w:id="1340003305"/>
          </w:rPr>
          <w:t>Party</w:t>
        </w:r>
      </w:ins>
      <w:ins w:author="Theodore Flemmer (TFL)" w:date="2023-05-12T17:19:59.327Z" w:id="1618357118">
        <w:r w:rsidRPr="67F75D5F" w:rsidR="54C70E70">
          <w:rPr>
            <w:b w:val="0"/>
            <w:bCs w:val="0"/>
            <w:i w:val="0"/>
            <w:iCs w:val="0"/>
          </w:rPr>
          <w:t xml:space="preserve"> allows</w:t>
        </w:r>
      </w:ins>
      <w:ins w:author="Theodore Flemmer (TFL)" w:date="2023-05-12T17:20:47.346Z" w:id="1224630093">
        <w:r w:rsidRPr="67F75D5F" w:rsidR="324F15DA">
          <w:rPr>
            <w:b w:val="0"/>
            <w:bCs w:val="0"/>
            <w:i w:val="0"/>
            <w:iCs w:val="0"/>
          </w:rPr>
          <w:t xml:space="preserve"> companies to be</w:t>
        </w:r>
      </w:ins>
      <w:ins w:author="Theodore Flemmer (TFL)" w:date="2023-05-12T17:21:19.4Z" w:id="1890888096">
        <w:r w:rsidRPr="67F75D5F" w:rsidR="438EAA54">
          <w:rPr>
            <w:b w:val="0"/>
            <w:bCs w:val="0"/>
            <w:i w:val="0"/>
            <w:iCs w:val="0"/>
          </w:rPr>
          <w:t xml:space="preserve"> </w:t>
        </w:r>
        <w:r w:rsidRPr="67F75D5F" w:rsidR="324F15DA">
          <w:rPr>
            <w:b w:val="0"/>
            <w:bCs w:val="0"/>
            <w:i w:val="0"/>
            <w:iCs w:val="0"/>
          </w:rPr>
          <w:t>g</w:t>
        </w:r>
      </w:ins>
      <w:ins w:author="Theodore Flemmer (TFL)" w:date="2023-05-12T17:21:58.013Z" w:id="312382510">
        <w:r w:rsidRPr="67F75D5F" w:rsidR="324F15DA">
          <w:rPr>
            <w:b w:val="0"/>
            <w:bCs w:val="0"/>
            <w:i w:val="0"/>
            <w:iCs w:val="0"/>
          </w:rPr>
          <w:t xml:space="preserve">rouped </w:t>
        </w:r>
        <w:r w:rsidRPr="67F75D5F" w:rsidR="0C845711">
          <w:rPr>
            <w:b w:val="0"/>
            <w:bCs w:val="0"/>
            <w:i w:val="0"/>
            <w:iCs w:val="0"/>
          </w:rPr>
          <w:t xml:space="preserve">to allow cross-company </w:t>
        </w:r>
      </w:ins>
      <w:ins w:author="Theodore Flemmer (TFL)" w:date="2023-05-12T17:22:12.868Z" w:id="350161299">
        <w:r w:rsidRPr="67F75D5F" w:rsidR="0C845711">
          <w:rPr>
            <w:b w:val="0"/>
            <w:bCs w:val="0"/>
            <w:i w:val="0"/>
            <w:iCs w:val="0"/>
          </w:rPr>
          <w:t>aggregation of information.</w:t>
        </w:r>
      </w:ins>
      <w:ins w:author="Theodore Flemmer (TFL)" w:date="2023-05-12T17:31:58.754Z" w:id="1468863965">
        <w:r w:rsidRPr="67F75D5F" w:rsidR="0E33C50A">
          <w:rPr>
            <w:b w:val="0"/>
            <w:bCs w:val="0"/>
            <w:i w:val="0"/>
            <w:iCs w:val="0"/>
          </w:rPr>
          <w:t xml:space="preserve">  Each Company will have a Parent Party assigned if they</w:t>
        </w:r>
      </w:ins>
      <w:ins w:author="Theodore Flemmer (TFL)" w:date="2023-05-12T17:32:26.99Z" w:id="902423673">
        <w:r w:rsidRPr="67F75D5F" w:rsidR="0E33C50A">
          <w:rPr>
            <w:b w:val="0"/>
            <w:bCs w:val="0"/>
            <w:i w:val="0"/>
            <w:iCs w:val="0"/>
          </w:rPr>
          <w:t xml:space="preserve"> are to participate</w:t>
        </w:r>
        <w:r w:rsidRPr="67F75D5F" w:rsidR="085160C8">
          <w:rPr>
            <w:b w:val="0"/>
            <w:bCs w:val="0"/>
            <w:i w:val="0"/>
            <w:iCs w:val="0"/>
          </w:rPr>
          <w:t xml:space="preserve"> in a grouping of companies.</w:t>
        </w:r>
      </w:ins>
    </w:p>
    <w:p w:rsidR="00D85EC1" w:rsidP="67F75D5F" w:rsidRDefault="003D5DE4" w14:paraId="2E318AB8" w14:textId="014F1C44">
      <w:pPr>
        <w:pStyle w:val="Normal"/>
        <w:rPr>
          <w:ins w:author="Theodore Flemmer (TFL)" w:date="2023-05-12T17:18:56.872Z" w:id="1633253282"/>
          <w:b w:val="0"/>
          <w:bCs w:val="0"/>
          <w:i w:val="0"/>
          <w:iCs w:val="0"/>
        </w:rPr>
      </w:pPr>
    </w:p>
    <w:p w:rsidR="00D85EC1" w:rsidP="003D5DE4" w:rsidRDefault="003D5DE4" w14:paraId="29288239" w14:textId="12C7B91A">
      <w:pPr>
        <w:pStyle w:val="Heading2"/>
      </w:pPr>
      <w:r w:rsidR="003D5DE4">
        <w:rPr/>
        <w:t>Payment</w:t>
      </w:r>
    </w:p>
    <w:p w:rsidR="003D5DE4" w:rsidP="003D5DE4" w:rsidRDefault="007348D4" w14:paraId="73267980" w14:textId="138D6E56">
      <w:r>
        <w:t xml:space="preserve">The payment table is a custom table that represents a record of a successful payment once an Invoice has been paid. </w:t>
      </w:r>
      <w:r w:rsidR="0007204B">
        <w:t xml:space="preserve">The Customer column will serve to associate payments to a customer record as part of the checkout logic. </w:t>
      </w:r>
    </w:p>
    <w:p w:rsidR="007348D4" w:rsidP="003D5DE4" w:rsidRDefault="007348D4" w14:paraId="21BF62E1" w14:textId="77777777"/>
    <w:p w:rsidR="007348D4" w:rsidP="007348D4" w:rsidRDefault="007348D4" w14:paraId="472CE3C2" w14:textId="75548C49">
      <w:pPr>
        <w:pStyle w:val="Heading3"/>
      </w:pPr>
      <w:r>
        <w:t>Payment Columns</w:t>
      </w:r>
    </w:p>
    <w:p w:rsidR="007348D4" w:rsidP="0051642E" w:rsidRDefault="0051642E" w14:paraId="7E8C2EB6" w14:textId="1734F94F">
      <w:pPr>
        <w:pStyle w:val="ListParagraph"/>
        <w:numPr>
          <w:ilvl w:val="0"/>
          <w:numId w:val="13"/>
        </w:numPr>
      </w:pPr>
      <w:r>
        <w:t>Name: Text</w:t>
      </w:r>
    </w:p>
    <w:p w:rsidR="0051642E" w:rsidP="0051642E" w:rsidRDefault="0051642E" w14:paraId="373EA0F9" w14:textId="4372FAEB">
      <w:pPr>
        <w:pStyle w:val="ListParagraph"/>
        <w:numPr>
          <w:ilvl w:val="0"/>
          <w:numId w:val="13"/>
        </w:numPr>
      </w:pPr>
      <w:r>
        <w:t>Amount: floating-point number</w:t>
      </w:r>
    </w:p>
    <w:p w:rsidR="0051642E" w:rsidP="0051642E" w:rsidRDefault="0051642E" w14:paraId="7BF1FFE6" w14:textId="45CF5672">
      <w:pPr>
        <w:pStyle w:val="ListParagraph"/>
        <w:numPr>
          <w:ilvl w:val="0"/>
          <w:numId w:val="13"/>
        </w:numPr>
      </w:pPr>
      <w:r>
        <w:t>Customer: Look Up</w:t>
      </w:r>
    </w:p>
    <w:p w:rsidR="0051642E" w:rsidP="0051642E" w:rsidRDefault="0051642E" w14:paraId="747C33FA" w14:textId="60AFB315">
      <w:pPr>
        <w:pStyle w:val="ListParagraph"/>
        <w:numPr>
          <w:ilvl w:val="0"/>
          <w:numId w:val="13"/>
        </w:numPr>
      </w:pPr>
      <w:r>
        <w:t>Verification: Text-512 length</w:t>
      </w:r>
    </w:p>
    <w:p w:rsidR="00C1688C" w:rsidP="00C1688C" w:rsidRDefault="00C1688C" w14:paraId="41CAC91B" w14:textId="77777777"/>
    <w:p w:rsidR="00C1688C" w:rsidP="00C1688C" w:rsidRDefault="00C1688C" w14:paraId="22BEFC8F" w14:textId="64DCFA14">
      <w:pPr>
        <w:pStyle w:val="Heading3"/>
      </w:pPr>
      <w:r>
        <w:t>Payment Form</w:t>
      </w:r>
    </w:p>
    <w:p w:rsidRPr="007348D4" w:rsidR="00C1688C" w:rsidP="00C1688C" w:rsidRDefault="00C1688C" w14:paraId="3DA5F544" w14:textId="77777777"/>
    <w:p w:rsidR="000278FD" w:rsidP="009453CA" w:rsidRDefault="009453CA" w14:paraId="3D016FFB" w14:textId="22581BA0">
      <w:pPr>
        <w:pStyle w:val="Heading2"/>
      </w:pPr>
      <w:r>
        <w:t xml:space="preserve">Products </w:t>
      </w:r>
    </w:p>
    <w:p w:rsidR="009453CA" w:rsidP="009453CA" w:rsidRDefault="009453CA" w14:paraId="7EF77AB4" w14:textId="3D26B6A7">
      <w:r>
        <w:t xml:space="preserve">Product information contains </w:t>
      </w:r>
      <w:proofErr w:type="gramStart"/>
      <w:r>
        <w:t>all of</w:t>
      </w:r>
      <w:proofErr w:type="gramEnd"/>
      <w:r>
        <w:t xml:space="preserve"> the information related to the product and its definition, such as the product dimensions or the tracking and storage dimensions. A collection of table maps is created in </w:t>
      </w:r>
      <w:proofErr w:type="gramStart"/>
      <w:r>
        <w:t>Dual-write</w:t>
      </w:r>
      <w:proofErr w:type="gramEnd"/>
      <w:r>
        <w:t xml:space="preserve"> in order to sync products and related information. </w:t>
      </w:r>
    </w:p>
    <w:p w:rsidR="00D85EC1" w:rsidP="009453CA" w:rsidRDefault="00D85EC1" w14:paraId="52231996" w14:textId="77777777"/>
    <w:p w:rsidR="009453CA" w:rsidP="009453CA" w:rsidRDefault="009453CA" w14:paraId="57CDAAD9" w14:textId="121887EC">
      <w:r>
        <w:t xml:space="preserve">The unified product experience brings the integrated product data model into Dataverse, so that all application users, including Power Platform users, can take advantage of the rich product data coming from finance and operations apps. The product data model differs between the two applications as follow. </w:t>
      </w:r>
    </w:p>
    <w:p w:rsidR="009453CA" w:rsidP="009453CA" w:rsidRDefault="009453CA" w14:paraId="4332EFB9" w14:textId="1F31862A">
      <w:r>
        <w:t>The following model illustrates the product data model from Dynamics 365 Sales:</w:t>
      </w:r>
    </w:p>
    <w:p w:rsidR="009453CA" w:rsidP="009453CA" w:rsidRDefault="009453CA" w14:paraId="49F4BA38" w14:textId="71F97532">
      <w:r w:rsidRPr="009453CA">
        <w:rPr>
          <w:noProof/>
        </w:rPr>
        <w:drawing>
          <wp:inline distT="0" distB="0" distL="0" distR="0" wp14:anchorId="74076727" wp14:editId="1B5DA115">
            <wp:extent cx="5943600" cy="27400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2740025"/>
                    </a:xfrm>
                    <a:prstGeom prst="rect">
                      <a:avLst/>
                    </a:prstGeom>
                  </pic:spPr>
                </pic:pic>
              </a:graphicData>
            </a:graphic>
          </wp:inline>
        </w:drawing>
      </w:r>
    </w:p>
    <w:p w:rsidR="009453CA" w:rsidP="009453CA" w:rsidRDefault="009453CA" w14:paraId="0A1205D0" w14:textId="4682316E">
      <w:r>
        <w:t>The following model illustrates the product data model from finance and operations apps:</w:t>
      </w:r>
    </w:p>
    <w:p w:rsidR="009453CA" w:rsidP="009453CA" w:rsidRDefault="009453CA" w14:paraId="501A837E" w14:textId="0BAF1BD6"/>
    <w:p w:rsidR="009453CA" w:rsidP="009453CA" w:rsidRDefault="009453CA" w14:paraId="57CB902C" w14:textId="3CE9F3E7">
      <w:r w:rsidRPr="009453CA">
        <w:rPr>
          <w:noProof/>
        </w:rPr>
        <w:lastRenderedPageBreak/>
        <w:drawing>
          <wp:inline distT="0" distB="0" distL="0" distR="0" wp14:anchorId="110338A5" wp14:editId="7AEBA370">
            <wp:extent cx="5943600" cy="383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stretch>
                      <a:fillRect/>
                    </a:stretch>
                  </pic:blipFill>
                  <pic:spPr>
                    <a:xfrm>
                      <a:off x="0" y="0"/>
                      <a:ext cx="5943600" cy="3836035"/>
                    </a:xfrm>
                    <a:prstGeom prst="rect">
                      <a:avLst/>
                    </a:prstGeom>
                  </pic:spPr>
                </pic:pic>
              </a:graphicData>
            </a:graphic>
          </wp:inline>
        </w:drawing>
      </w:r>
    </w:p>
    <w:p w:rsidR="009453CA" w:rsidP="009453CA" w:rsidRDefault="009453CA" w14:paraId="763EB444" w14:textId="0542FEED">
      <w:r>
        <w:t>These two product data models have been integrated in Dataverse as shown below:</w:t>
      </w:r>
    </w:p>
    <w:p w:rsidR="009453CA" w:rsidP="009453CA" w:rsidRDefault="009453CA" w14:paraId="763A7F72" w14:textId="7643CC8F">
      <w:r w:rsidRPr="009453CA">
        <w:rPr>
          <w:noProof/>
        </w:rPr>
        <w:drawing>
          <wp:inline distT="0" distB="0" distL="0" distR="0" wp14:anchorId="220B89B4" wp14:editId="1F5FF81C">
            <wp:extent cx="5943600" cy="33547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943600" cy="3354705"/>
                    </a:xfrm>
                    <a:prstGeom prst="rect">
                      <a:avLst/>
                    </a:prstGeom>
                  </pic:spPr>
                </pic:pic>
              </a:graphicData>
            </a:graphic>
          </wp:inline>
        </w:drawing>
      </w:r>
    </w:p>
    <w:p w:rsidR="009D3AAB" w:rsidP="009453CA" w:rsidRDefault="009D3AAB" w14:paraId="4C287199" w14:textId="77777777"/>
    <w:p w:rsidR="009453CA" w:rsidP="009453CA" w:rsidRDefault="009453CA" w14:paraId="333D6AA4" w14:textId="09603D9D">
      <w:r>
        <w:t xml:space="preserve">The Dual-write table maps for products have been designed to flow data one-way only, in near-real time from finance operations to Dataverse. </w:t>
      </w:r>
    </w:p>
    <w:p w:rsidRPr="008F26A5" w:rsidR="008F26A5" w:rsidP="008F26A5" w:rsidRDefault="008F26A5" w14:paraId="34C6AD74" w14:textId="3C75292D">
      <w:r w:rsidRPr="008F26A5">
        <w:lastRenderedPageBreak/>
        <w:t>In this model, the product is represented by the combination of two tables in Dataverse: </w:t>
      </w:r>
      <w:r w:rsidRPr="008F26A5">
        <w:rPr>
          <w:b/>
          <w:bCs/>
        </w:rPr>
        <w:t>Product</w:t>
      </w:r>
      <w:r w:rsidRPr="008F26A5">
        <w:t> and </w:t>
      </w:r>
      <w:proofErr w:type="spellStart"/>
      <w:r w:rsidRPr="008F26A5">
        <w:rPr>
          <w:b/>
          <w:bCs/>
        </w:rPr>
        <w:t>msdyn_sharedproductdetails</w:t>
      </w:r>
      <w:proofErr w:type="spellEnd"/>
      <w:r w:rsidRPr="008F26A5">
        <w:t>. Whereas the first table contains the definition of a product (the unique identifier for the product, the product name, and the description), the second table contains the columns stored at the product level. The combination of these two tables is used to define the product according to the concept of the stockkeeping unit (SKU). Each released product will have its information in the mentioned tables (Product and Shared Product Details).</w:t>
      </w:r>
      <w:r w:rsidR="009D3AAB">
        <w:t xml:space="preserve"> </w:t>
      </w:r>
      <w:r w:rsidRPr="008F26A5">
        <w:t>To keep track of all products (released and not released), the </w:t>
      </w:r>
      <w:r w:rsidRPr="008F26A5">
        <w:rPr>
          <w:b/>
          <w:bCs/>
        </w:rPr>
        <w:t>Global products</w:t>
      </w:r>
      <w:r w:rsidRPr="008F26A5">
        <w:t> table is used.</w:t>
      </w:r>
    </w:p>
    <w:p w:rsidR="009D3AAB" w:rsidP="008F26A5" w:rsidRDefault="009D3AAB" w14:paraId="65556B04" w14:textId="77777777"/>
    <w:p w:rsidRPr="008F26A5" w:rsidR="008F26A5" w:rsidP="008F26A5" w:rsidRDefault="008F26A5" w14:paraId="44F9167A" w14:textId="75B96B47">
      <w:r w:rsidRPr="008F26A5">
        <w:t>Because the product is represented as a SKU, the concepts of distinct products, product masters, and product variants can be captured in Dataverse in the following way:</w:t>
      </w:r>
    </w:p>
    <w:p w:rsidR="009D3AAB" w:rsidP="008F26A5" w:rsidRDefault="009D3AAB" w14:paraId="66EE2CF2" w14:textId="77777777">
      <w:pPr>
        <w:rPr>
          <w:b/>
          <w:bCs/>
        </w:rPr>
      </w:pPr>
    </w:p>
    <w:p w:rsidRPr="008F26A5" w:rsidR="008F26A5" w:rsidP="008F26A5" w:rsidRDefault="008F26A5" w14:paraId="22E03045" w14:textId="18F76BC5">
      <w:r w:rsidRPr="008F26A5">
        <w:rPr>
          <w:b/>
          <w:bCs/>
        </w:rPr>
        <w:t>Products with subtype product</w:t>
      </w:r>
      <w:r w:rsidRPr="008F26A5">
        <w:t xml:space="preserve"> are products that are defined by themselves. No dimensions </w:t>
      </w:r>
      <w:proofErr w:type="gramStart"/>
      <w:r w:rsidRPr="008F26A5">
        <w:t>have to</w:t>
      </w:r>
      <w:proofErr w:type="gramEnd"/>
      <w:r w:rsidRPr="008F26A5">
        <w:t xml:space="preserve"> be defined. An example is a specific book. For these products, one row is created in the </w:t>
      </w:r>
      <w:r w:rsidRPr="008F26A5">
        <w:rPr>
          <w:b/>
          <w:bCs/>
        </w:rPr>
        <w:t>Product</w:t>
      </w:r>
      <w:r w:rsidRPr="008F26A5">
        <w:t> table, and one row is created in the </w:t>
      </w:r>
      <w:proofErr w:type="spellStart"/>
      <w:r w:rsidRPr="008F26A5">
        <w:rPr>
          <w:b/>
          <w:bCs/>
        </w:rPr>
        <w:t>msdyn_sharedproductdetails</w:t>
      </w:r>
      <w:proofErr w:type="spellEnd"/>
      <w:r w:rsidRPr="008F26A5">
        <w:t> table. No product family row is created.</w:t>
      </w:r>
    </w:p>
    <w:p w:rsidRPr="008F26A5" w:rsidR="008F26A5" w:rsidP="008F26A5" w:rsidRDefault="008F26A5" w14:paraId="0DA89AC4" w14:textId="77777777">
      <w:r w:rsidRPr="008F26A5">
        <w:rPr>
          <w:b/>
          <w:bCs/>
        </w:rPr>
        <w:t>Product masters</w:t>
      </w:r>
      <w:r w:rsidRPr="008F26A5">
        <w:t> are used as generic products that hold the definition and rules that determine the behavior in business processes. Based on these definitions, distinct products that are known as product variants can be generated. For example, T-shirt is the product master, and it can have Color and Size as dimensions. Variants can be released that have different combinations of these dimensions, such a small blue T-shirt or a medium green T-shirt. In the integration, one row per variant is created in the product table. This row contains the variant-specific information, such as the different dimensions. The generic information for the product is stored in the </w:t>
      </w:r>
      <w:proofErr w:type="spellStart"/>
      <w:r w:rsidRPr="008F26A5">
        <w:rPr>
          <w:b/>
          <w:bCs/>
        </w:rPr>
        <w:t>msdyn_sharedproductdetails</w:t>
      </w:r>
      <w:proofErr w:type="spellEnd"/>
      <w:r w:rsidRPr="008F26A5">
        <w:t> table. (This generic information is held in the product master.) The product master information is synced to Dataverse as soon as the released product master is created (but before variants are released).</w:t>
      </w:r>
    </w:p>
    <w:p w:rsidRPr="008F26A5" w:rsidR="008F26A5" w:rsidP="008F26A5" w:rsidRDefault="008F26A5" w14:paraId="18460090" w14:textId="77777777">
      <w:r w:rsidRPr="008F26A5">
        <w:rPr>
          <w:b/>
          <w:bCs/>
        </w:rPr>
        <w:t>Distinct products</w:t>
      </w:r>
      <w:r w:rsidRPr="008F26A5">
        <w:t> refer to all the products subtype product and all the product variants.</w:t>
      </w:r>
    </w:p>
    <w:p w:rsidR="008F26A5" w:rsidP="008F26A5" w:rsidRDefault="008F26A5" w14:paraId="54BE485E" w14:textId="5A3F2B96">
      <w:r w:rsidRPr="008F26A5">
        <w:rPr>
          <w:noProof/>
        </w:rPr>
        <w:lastRenderedPageBreak/>
        <w:drawing>
          <wp:inline distT="0" distB="0" distL="0" distR="0" wp14:anchorId="15821A7B" wp14:editId="3C75756B">
            <wp:extent cx="5943600" cy="45142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5943600" cy="4514215"/>
                    </a:xfrm>
                    <a:prstGeom prst="rect">
                      <a:avLst/>
                    </a:prstGeom>
                  </pic:spPr>
                </pic:pic>
              </a:graphicData>
            </a:graphic>
          </wp:inline>
        </w:drawing>
      </w:r>
      <w:r w:rsidRPr="008F26A5">
        <w:t>With the dual-write functionality enabled, the products from finance and</w:t>
      </w:r>
      <w:r>
        <w:rPr>
          <w:rFonts w:ascii="Segoe UI" w:hAnsi="Segoe UI" w:cs="Segoe UI"/>
          <w:color w:val="171717"/>
          <w:shd w:val="clear" w:color="auto" w:fill="FFFFFF"/>
        </w:rPr>
        <w:t xml:space="preserve"> </w:t>
      </w:r>
      <w:r>
        <w:t>operations will be synchronized in other Dynamics 365 products in </w:t>
      </w:r>
      <w:r>
        <w:rPr>
          <w:rStyle w:val="Strong"/>
          <w:rFonts w:ascii="Segoe UI" w:hAnsi="Segoe UI" w:cs="Segoe UI" w:eastAsiaTheme="majorEastAsia"/>
          <w:color w:val="171717"/>
        </w:rPr>
        <w:t>Draft</w:t>
      </w:r>
      <w:r>
        <w:t xml:space="preserve"> state. They are added to the first price list with the same currency used in the customer engagement app and using alphabetical sort on the price list name. In other words, they are added to the first price list in a Dynamics 365 app that matches the currency of your legal table where the product is released in a finance and operations app. If there is no price list for the given currency, a price list will automatically be </w:t>
      </w:r>
      <w:proofErr w:type="gramStart"/>
      <w:r>
        <w:t>created</w:t>
      </w:r>
      <w:proofErr w:type="gramEnd"/>
      <w:r>
        <w:t xml:space="preserve"> and the product will be assigned to it.</w:t>
      </w:r>
    </w:p>
    <w:p w:rsidR="009D3AAB" w:rsidP="008F26A5" w:rsidRDefault="009D3AAB" w14:paraId="4477F401" w14:textId="77777777"/>
    <w:p w:rsidR="008F26A5" w:rsidP="008F26A5" w:rsidRDefault="008F26A5" w14:paraId="22EB17FD" w14:textId="48D8B463">
      <w:r>
        <w:t>The current implementation of the dual-write plugins that associate the default price list to the unit look up the currency associated with the finance and operations app and find the first price list in the customer engagement app using alphabetical sort on the price list name. To set a default price list for a specific currency when you have multiple price lists for that currency, you must update the price list name to a name that is earlier in alphabetical order than any other price lists for that same currency. If it does not have any price list for the given currency, a new one is created.</w:t>
      </w:r>
    </w:p>
    <w:p w:rsidR="009D3AAB" w:rsidP="008F26A5" w:rsidRDefault="009D3AAB" w14:paraId="3C8D14A1" w14:textId="77777777"/>
    <w:p w:rsidR="008F26A5" w:rsidP="008F26A5" w:rsidRDefault="008F26A5" w14:paraId="30041695" w14:textId="77777777">
      <w:r>
        <w:lastRenderedPageBreak/>
        <w:t xml:space="preserve">By </w:t>
      </w:r>
      <w:proofErr w:type="gramStart"/>
      <w:r>
        <w:t>default</w:t>
      </w:r>
      <w:proofErr w:type="gramEnd"/>
      <w:r>
        <w:t xml:space="preserve"> products from finance and operations apps are synchronized to other Dynamics 365 apps in </w:t>
      </w:r>
      <w:r>
        <w:rPr>
          <w:rStyle w:val="Strong"/>
          <w:rFonts w:ascii="Segoe UI" w:hAnsi="Segoe UI" w:cs="Segoe UI" w:eastAsiaTheme="majorEastAsia"/>
          <w:color w:val="171717"/>
        </w:rPr>
        <w:t>Draft</w:t>
      </w:r>
      <w:r>
        <w:t> state. To synchronize the product with </w:t>
      </w:r>
      <w:r>
        <w:rPr>
          <w:rStyle w:val="Strong"/>
          <w:rFonts w:ascii="Segoe UI" w:hAnsi="Segoe UI" w:cs="Segoe UI" w:eastAsiaTheme="majorEastAsia"/>
          <w:color w:val="171717"/>
        </w:rPr>
        <w:t>Active</w:t>
      </w:r>
      <w:r>
        <w:t> state so that you can directly use it in sales order quotations, for example, the following setting needs to be chosen: </w:t>
      </w:r>
      <w:r>
        <w:rPr>
          <w:rStyle w:val="Strong"/>
          <w:rFonts w:ascii="Segoe UI" w:hAnsi="Segoe UI" w:cs="Segoe UI" w:eastAsiaTheme="majorEastAsia"/>
          <w:color w:val="171717"/>
        </w:rPr>
        <w:t xml:space="preserve">System&gt; </w:t>
      </w:r>
      <w:proofErr w:type="spellStart"/>
      <w:r>
        <w:rPr>
          <w:rStyle w:val="Strong"/>
          <w:rFonts w:ascii="Segoe UI" w:hAnsi="Segoe UI" w:cs="Segoe UI" w:eastAsiaTheme="majorEastAsia"/>
          <w:color w:val="171717"/>
        </w:rPr>
        <w:t>Adminstration</w:t>
      </w:r>
      <w:proofErr w:type="spellEnd"/>
      <w:r>
        <w:rPr>
          <w:rStyle w:val="Strong"/>
          <w:rFonts w:ascii="Segoe UI" w:hAnsi="Segoe UI" w:cs="Segoe UI" w:eastAsiaTheme="majorEastAsia"/>
          <w:color w:val="171717"/>
        </w:rPr>
        <w:t xml:space="preserve"> &gt; System administration &gt; System settings &gt; Sales</w:t>
      </w:r>
      <w:r>
        <w:t> tab and select </w:t>
      </w:r>
      <w:r>
        <w:rPr>
          <w:rStyle w:val="Strong"/>
          <w:rFonts w:ascii="Segoe UI" w:hAnsi="Segoe UI" w:cs="Segoe UI" w:eastAsiaTheme="majorEastAsia"/>
          <w:color w:val="171717"/>
        </w:rPr>
        <w:t>Create products in active state = yes</w:t>
      </w:r>
      <w:r>
        <w:t>.</w:t>
      </w:r>
    </w:p>
    <w:p w:rsidR="008F26A5" w:rsidP="008F26A5" w:rsidRDefault="008F26A5" w14:paraId="27E32B85" w14:textId="77777777">
      <w:r>
        <w:t>When products are synchronized, you must enter a value for the </w:t>
      </w:r>
      <w:r>
        <w:rPr>
          <w:rStyle w:val="Strong"/>
          <w:rFonts w:ascii="Segoe UI" w:hAnsi="Segoe UI" w:cs="Segoe UI" w:eastAsiaTheme="majorEastAsia"/>
          <w:color w:val="171717"/>
        </w:rPr>
        <w:t>Sales unit</w:t>
      </w:r>
      <w:r>
        <w:t> field in the finance and operations app, because it is a mandatory field in Sales.</w:t>
      </w:r>
    </w:p>
    <w:p w:rsidR="008F26A5" w:rsidP="008F26A5" w:rsidRDefault="008F26A5" w14:paraId="51095B8A" w14:textId="0B5D3617">
      <w:r>
        <w:t>The creation of product families from Dynamics 365 Sales is not supported with the dual-write synchronization of products.</w:t>
      </w:r>
    </w:p>
    <w:p w:rsidR="009D3AAB" w:rsidP="008F26A5" w:rsidRDefault="009D3AAB" w14:paraId="11F0BC6B" w14:textId="77777777"/>
    <w:p w:rsidR="008F26A5" w:rsidP="008F26A5" w:rsidRDefault="008F26A5" w14:paraId="6F09AF3F" w14:textId="5B7900DA">
      <w:r>
        <w:t>The synchronization of products happens from the finance and operations app to Dataverse. This means that the values of the product table columns can be changed in Dataverse, but when the synchronization is triggered (when a product column is modified in a finance and operations app), this will overwrite the values in Dataverse.</w:t>
      </w:r>
    </w:p>
    <w:p w:rsidR="009D3AAB" w:rsidP="008F26A5" w:rsidRDefault="009D3AAB" w14:paraId="4C229CF0" w14:textId="77777777"/>
    <w:tbl>
      <w:tblPr>
        <w:tblStyle w:val="GridTable4-Accent1"/>
        <w:tblW w:w="0" w:type="auto"/>
        <w:tblLook w:val="04A0" w:firstRow="1" w:lastRow="0" w:firstColumn="1" w:lastColumn="0" w:noHBand="0" w:noVBand="1"/>
      </w:tblPr>
      <w:tblGrid>
        <w:gridCol w:w="4675"/>
        <w:gridCol w:w="4675"/>
      </w:tblGrid>
      <w:tr w:rsidR="008F26A5" w:rsidTr="008F26A5" w14:paraId="2B4B903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F26A5" w:rsidR="008F26A5" w:rsidP="008F26A5" w:rsidRDefault="008F26A5" w14:paraId="5ED21505" w14:textId="2B74EDE3">
            <w:pPr>
              <w:jc w:val="center"/>
              <w:rPr>
                <w:rFonts w:ascii="Poppins" w:hAnsi="Poppins" w:cs="Poppins"/>
                <w:b w:val="0"/>
                <w:bCs w:val="0"/>
              </w:rPr>
            </w:pPr>
            <w:r w:rsidRPr="008F26A5">
              <w:rPr>
                <w:rFonts w:ascii="Poppins" w:hAnsi="Poppins" w:cs="Poppins"/>
                <w:b w:val="0"/>
                <w:bCs w:val="0"/>
              </w:rPr>
              <w:t>Finance &amp; Operations Apps</w:t>
            </w:r>
          </w:p>
        </w:tc>
        <w:tc>
          <w:tcPr>
            <w:tcW w:w="4675" w:type="dxa"/>
          </w:tcPr>
          <w:p w:rsidRPr="008F26A5" w:rsidR="008F26A5" w:rsidP="008F26A5" w:rsidRDefault="008F26A5" w14:paraId="3C7D3AF5" w14:textId="67AB04BC">
            <w:pPr>
              <w:jc w:val="center"/>
              <w:cnfStyle w:val="100000000000" w:firstRow="1" w:lastRow="0" w:firstColumn="0" w:lastColumn="0" w:oddVBand="0" w:evenVBand="0" w:oddHBand="0" w:evenHBand="0" w:firstRowFirstColumn="0" w:firstRowLastColumn="0" w:lastRowFirstColumn="0" w:lastRowLastColumn="0"/>
              <w:rPr>
                <w:rFonts w:ascii="Poppins" w:hAnsi="Poppins" w:cs="Poppins"/>
                <w:b w:val="0"/>
                <w:bCs w:val="0"/>
              </w:rPr>
            </w:pPr>
            <w:r w:rsidRPr="008F26A5">
              <w:rPr>
                <w:rFonts w:ascii="Poppins" w:hAnsi="Poppins" w:cs="Poppins"/>
                <w:b w:val="0"/>
                <w:bCs w:val="0"/>
              </w:rPr>
              <w:t>Customer Engagement Apps</w:t>
            </w:r>
          </w:p>
        </w:tc>
      </w:tr>
      <w:tr w:rsidR="008F26A5" w:rsidTr="008F26A5" w14:paraId="68AE27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F26A5" w:rsidP="008F26A5" w:rsidRDefault="008F26A5" w14:paraId="0CE74A59" w14:textId="67759327">
            <w:pPr>
              <w:jc w:val="center"/>
            </w:pPr>
            <w:r>
              <w:t>CDS released distinct products</w:t>
            </w:r>
          </w:p>
        </w:tc>
        <w:tc>
          <w:tcPr>
            <w:tcW w:w="4675" w:type="dxa"/>
          </w:tcPr>
          <w:p w:rsidR="008F26A5" w:rsidP="008F26A5" w:rsidRDefault="008F26A5" w14:paraId="201BE1B2" w14:textId="7ED6E2BE">
            <w:pPr>
              <w:jc w:val="center"/>
              <w:cnfStyle w:val="000000100000" w:firstRow="0" w:lastRow="0" w:firstColumn="0" w:lastColumn="0" w:oddVBand="0" w:evenVBand="0" w:oddHBand="1" w:evenHBand="0" w:firstRowFirstColumn="0" w:firstRowLastColumn="0" w:lastRowFirstColumn="0" w:lastRowLastColumn="0"/>
            </w:pPr>
            <w:r>
              <w:t>Product</w:t>
            </w:r>
          </w:p>
        </w:tc>
      </w:tr>
      <w:tr w:rsidR="008F26A5" w:rsidTr="008F26A5" w14:paraId="5D8E88F4" w14:textId="77777777">
        <w:tc>
          <w:tcPr>
            <w:cnfStyle w:val="001000000000" w:firstRow="0" w:lastRow="0" w:firstColumn="1" w:lastColumn="0" w:oddVBand="0" w:evenVBand="0" w:oddHBand="0" w:evenHBand="0" w:firstRowFirstColumn="0" w:firstRowLastColumn="0" w:lastRowFirstColumn="0" w:lastRowLastColumn="0"/>
            <w:tcW w:w="4675" w:type="dxa"/>
          </w:tcPr>
          <w:p w:rsidR="008F26A5" w:rsidP="008F26A5" w:rsidRDefault="008F26A5" w14:paraId="7C27AE29" w14:textId="49A37DD4">
            <w:pPr>
              <w:jc w:val="center"/>
            </w:pPr>
            <w:r>
              <w:t>Released products V2</w:t>
            </w:r>
          </w:p>
        </w:tc>
        <w:tc>
          <w:tcPr>
            <w:tcW w:w="4675" w:type="dxa"/>
          </w:tcPr>
          <w:p w:rsidR="008F26A5" w:rsidP="008F26A5" w:rsidRDefault="008F26A5" w14:paraId="19514346" w14:textId="52584E69">
            <w:pPr>
              <w:jc w:val="center"/>
              <w:cnfStyle w:val="000000000000" w:firstRow="0" w:lastRow="0" w:firstColumn="0" w:lastColumn="0" w:oddVBand="0" w:evenVBand="0" w:oddHBand="0" w:evenHBand="0" w:firstRowFirstColumn="0" w:firstRowLastColumn="0" w:lastRowFirstColumn="0" w:lastRowLastColumn="0"/>
            </w:pPr>
            <w:proofErr w:type="spellStart"/>
            <w:r>
              <w:t>Msdyn_sharedproductdetails</w:t>
            </w:r>
            <w:proofErr w:type="spellEnd"/>
          </w:p>
        </w:tc>
      </w:tr>
      <w:tr w:rsidR="008F26A5" w:rsidTr="008F26A5" w14:paraId="168785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F26A5" w:rsidP="008F26A5" w:rsidRDefault="008F26A5" w14:paraId="4028DF25" w14:textId="19D7FA11">
            <w:pPr>
              <w:jc w:val="center"/>
            </w:pPr>
            <w:r>
              <w:t>All products</w:t>
            </w:r>
          </w:p>
        </w:tc>
        <w:tc>
          <w:tcPr>
            <w:tcW w:w="4675" w:type="dxa"/>
          </w:tcPr>
          <w:p w:rsidR="008F26A5" w:rsidP="008F26A5" w:rsidRDefault="008F26A5" w14:paraId="7B05547F" w14:textId="48BBAE7C">
            <w:pPr>
              <w:jc w:val="center"/>
              <w:cnfStyle w:val="000000100000" w:firstRow="0" w:lastRow="0" w:firstColumn="0" w:lastColumn="0" w:oddVBand="0" w:evenVBand="0" w:oddHBand="1" w:evenHBand="0" w:firstRowFirstColumn="0" w:firstRowLastColumn="0" w:lastRowFirstColumn="0" w:lastRowLastColumn="0"/>
            </w:pPr>
            <w:proofErr w:type="spellStart"/>
            <w:r>
              <w:t>Msdyn_globalproducts</w:t>
            </w:r>
            <w:proofErr w:type="spellEnd"/>
          </w:p>
        </w:tc>
      </w:tr>
    </w:tbl>
    <w:p w:rsidR="008F26A5" w:rsidP="008F26A5" w:rsidRDefault="008F26A5" w14:paraId="26EA0224" w14:textId="77777777"/>
    <w:p w:rsidR="00404F5B" w:rsidP="00A24B6B" w:rsidRDefault="00A24B6B" w14:paraId="3A92D71C" w14:textId="676325D6">
      <w:pPr>
        <w:pStyle w:val="Heading2"/>
      </w:pPr>
      <w:r>
        <w:t>Product Dimensions</w:t>
      </w:r>
    </w:p>
    <w:p w:rsidR="00A24B6B" w:rsidP="00A24B6B" w:rsidRDefault="00A24B6B" w14:paraId="39DCDB93" w14:textId="77777777">
      <w:r>
        <w:t>Product dimensions are characteristics that identify a product variant. The four product dimensions (Color, Size, Style, and Configuration) are also mapped to Dataverse to define the product variants. The following illustration shows the data model for the product dimension Color. The same model is applied to Sizes, Styles and Configurations.</w:t>
      </w:r>
    </w:p>
    <w:p w:rsidR="00A24B6B" w:rsidP="00A24B6B" w:rsidRDefault="00A24B6B" w14:paraId="68E075EF" w14:textId="52109CB2">
      <w:pPr>
        <w:pStyle w:val="NormalWeb"/>
        <w:shd w:val="clear" w:color="auto" w:fill="FFFFFF"/>
        <w:rPr>
          <w:rFonts w:ascii="Segoe UI" w:hAnsi="Segoe UI" w:cs="Segoe UI"/>
          <w:color w:val="171717"/>
        </w:rPr>
      </w:pPr>
      <w:r>
        <w:rPr>
          <w:rFonts w:ascii="Segoe UI" w:hAnsi="Segoe UI" w:cs="Segoe UI"/>
          <w:color w:val="171717"/>
        </w:rPr>
        <w:lastRenderedPageBreak/>
        <w:fldChar w:fldCharType="begin"/>
      </w:r>
      <w:r>
        <w:rPr>
          <w:rFonts w:ascii="Segoe UI" w:hAnsi="Segoe UI" w:cs="Segoe UI"/>
          <w:color w:val="171717"/>
        </w:rPr>
        <w:instrText xml:space="preserve"> INCLUDEPICTURE "https://learn.microsoft.com/en-us/dynamics365/fin-ops-core/dev-itpro/data-entities/dual-write/media/dual-write-product-two.png" \* MERGEFORMATINET </w:instrText>
      </w:r>
      <w:r>
        <w:rPr>
          <w:rFonts w:ascii="Segoe UI" w:hAnsi="Segoe UI" w:cs="Segoe UI"/>
          <w:color w:val="171717"/>
        </w:rPr>
        <w:fldChar w:fldCharType="separate"/>
      </w:r>
      <w:r>
        <w:rPr>
          <w:rFonts w:ascii="Segoe UI" w:hAnsi="Segoe UI" w:cs="Segoe UI"/>
          <w:noProof/>
          <w:color w:val="171717"/>
        </w:rPr>
        <w:drawing>
          <wp:inline distT="0" distB="0" distL="0" distR="0" wp14:anchorId="721C119E" wp14:editId="08A8E2C7">
            <wp:extent cx="5943600" cy="3574415"/>
            <wp:effectExtent l="0" t="0" r="0" b="0"/>
            <wp:docPr id="8" name="Picture 8" descr="Data model for product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odel for product dimen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inline>
        </w:drawing>
      </w:r>
      <w:r>
        <w:rPr>
          <w:rFonts w:ascii="Segoe UI" w:hAnsi="Segoe UI" w:cs="Segoe UI"/>
          <w:color w:val="171717"/>
        </w:rPr>
        <w:fldChar w:fldCharType="end"/>
      </w:r>
    </w:p>
    <w:tbl>
      <w:tblPr>
        <w:tblStyle w:val="GridTable4-Accent1"/>
        <w:tblW w:w="0" w:type="auto"/>
        <w:tblLook w:val="04A0" w:firstRow="1" w:lastRow="0" w:firstColumn="1" w:lastColumn="0" w:noHBand="0" w:noVBand="1"/>
      </w:tblPr>
      <w:tblGrid>
        <w:gridCol w:w="4675"/>
        <w:gridCol w:w="4675"/>
      </w:tblGrid>
      <w:tr w:rsidR="00A24B6B" w:rsidTr="002C0B40" w14:paraId="147161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Pr="008F26A5" w:rsidR="00A24B6B" w:rsidP="002C0B40" w:rsidRDefault="00A24B6B" w14:paraId="48CBBDE6" w14:textId="77777777">
            <w:pPr>
              <w:jc w:val="center"/>
              <w:rPr>
                <w:rFonts w:ascii="Poppins" w:hAnsi="Poppins" w:cs="Poppins"/>
                <w:b w:val="0"/>
                <w:bCs w:val="0"/>
              </w:rPr>
            </w:pPr>
            <w:r w:rsidRPr="008F26A5">
              <w:rPr>
                <w:rFonts w:ascii="Poppins" w:hAnsi="Poppins" w:cs="Poppins"/>
                <w:b w:val="0"/>
                <w:bCs w:val="0"/>
              </w:rPr>
              <w:t>Finance &amp; Operations Apps</w:t>
            </w:r>
          </w:p>
        </w:tc>
        <w:tc>
          <w:tcPr>
            <w:tcW w:w="4675" w:type="dxa"/>
          </w:tcPr>
          <w:p w:rsidRPr="008F26A5" w:rsidR="00A24B6B" w:rsidP="002C0B40" w:rsidRDefault="00A24B6B" w14:paraId="4B40EA82" w14:textId="77777777">
            <w:pPr>
              <w:jc w:val="center"/>
              <w:cnfStyle w:val="100000000000" w:firstRow="1" w:lastRow="0" w:firstColumn="0" w:lastColumn="0" w:oddVBand="0" w:evenVBand="0" w:oddHBand="0" w:evenHBand="0" w:firstRowFirstColumn="0" w:firstRowLastColumn="0" w:lastRowFirstColumn="0" w:lastRowLastColumn="0"/>
              <w:rPr>
                <w:rFonts w:ascii="Poppins" w:hAnsi="Poppins" w:cs="Poppins"/>
                <w:b w:val="0"/>
                <w:bCs w:val="0"/>
              </w:rPr>
            </w:pPr>
            <w:r w:rsidRPr="008F26A5">
              <w:rPr>
                <w:rFonts w:ascii="Poppins" w:hAnsi="Poppins" w:cs="Poppins"/>
                <w:b w:val="0"/>
                <w:bCs w:val="0"/>
              </w:rPr>
              <w:t>Customer Engagement Apps</w:t>
            </w:r>
          </w:p>
        </w:tc>
      </w:tr>
      <w:tr w:rsidR="00A24B6B" w:rsidTr="002C0B40" w14:paraId="2F0D03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24B6B" w:rsidP="002C0B40" w:rsidRDefault="00A24B6B" w14:paraId="5CC1065A" w14:textId="6DB44717">
            <w:pPr>
              <w:jc w:val="center"/>
            </w:pPr>
            <w:r>
              <w:t>Colors</w:t>
            </w:r>
          </w:p>
        </w:tc>
        <w:tc>
          <w:tcPr>
            <w:tcW w:w="4675" w:type="dxa"/>
          </w:tcPr>
          <w:p w:rsidR="00A24B6B" w:rsidP="002C0B40" w:rsidRDefault="00A24B6B" w14:paraId="741D9C95" w14:textId="4E1F1EA3">
            <w:pPr>
              <w:jc w:val="center"/>
              <w:cnfStyle w:val="000000100000" w:firstRow="0" w:lastRow="0" w:firstColumn="0" w:lastColumn="0" w:oddVBand="0" w:evenVBand="0" w:oddHBand="1" w:evenHBand="0" w:firstRowFirstColumn="0" w:firstRowLastColumn="0" w:lastRowFirstColumn="0" w:lastRowLastColumn="0"/>
            </w:pPr>
            <w:proofErr w:type="spellStart"/>
            <w:r>
              <w:t>Msdyn_productcolors</w:t>
            </w:r>
            <w:proofErr w:type="spellEnd"/>
          </w:p>
        </w:tc>
      </w:tr>
      <w:tr w:rsidR="00A24B6B" w:rsidTr="002C0B40" w14:paraId="385518E2" w14:textId="77777777">
        <w:tc>
          <w:tcPr>
            <w:cnfStyle w:val="001000000000" w:firstRow="0" w:lastRow="0" w:firstColumn="1" w:lastColumn="0" w:oddVBand="0" w:evenVBand="0" w:oddHBand="0" w:evenHBand="0" w:firstRowFirstColumn="0" w:firstRowLastColumn="0" w:lastRowFirstColumn="0" w:lastRowLastColumn="0"/>
            <w:tcW w:w="4675" w:type="dxa"/>
          </w:tcPr>
          <w:p w:rsidR="00A24B6B" w:rsidP="002C0B40" w:rsidRDefault="00A24B6B" w14:paraId="215C886C" w14:textId="5603F632">
            <w:pPr>
              <w:jc w:val="center"/>
            </w:pPr>
            <w:r>
              <w:t>Sizes</w:t>
            </w:r>
          </w:p>
        </w:tc>
        <w:tc>
          <w:tcPr>
            <w:tcW w:w="4675" w:type="dxa"/>
          </w:tcPr>
          <w:p w:rsidR="00A24B6B" w:rsidP="002C0B40" w:rsidRDefault="00A24B6B" w14:paraId="75EA4B3B" w14:textId="2B5BCF54">
            <w:pPr>
              <w:jc w:val="center"/>
              <w:cnfStyle w:val="000000000000" w:firstRow="0" w:lastRow="0" w:firstColumn="0" w:lastColumn="0" w:oddVBand="0" w:evenVBand="0" w:oddHBand="0" w:evenHBand="0" w:firstRowFirstColumn="0" w:firstRowLastColumn="0" w:lastRowFirstColumn="0" w:lastRowLastColumn="0"/>
            </w:pPr>
            <w:proofErr w:type="spellStart"/>
            <w:r>
              <w:t>Msdyn_productsizes</w:t>
            </w:r>
            <w:proofErr w:type="spellEnd"/>
          </w:p>
        </w:tc>
      </w:tr>
      <w:tr w:rsidR="00A24B6B" w:rsidTr="002C0B40" w14:paraId="0716D4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24B6B" w:rsidP="002C0B40" w:rsidRDefault="00A24B6B" w14:paraId="33A87915" w14:textId="3C87B49D">
            <w:pPr>
              <w:jc w:val="center"/>
            </w:pPr>
            <w:r>
              <w:t>Styles</w:t>
            </w:r>
          </w:p>
        </w:tc>
        <w:tc>
          <w:tcPr>
            <w:tcW w:w="4675" w:type="dxa"/>
          </w:tcPr>
          <w:p w:rsidR="00A24B6B" w:rsidP="002C0B40" w:rsidRDefault="00A24B6B" w14:paraId="6139F271" w14:textId="70CEC325">
            <w:pPr>
              <w:jc w:val="center"/>
              <w:cnfStyle w:val="000000100000" w:firstRow="0" w:lastRow="0" w:firstColumn="0" w:lastColumn="0" w:oddVBand="0" w:evenVBand="0" w:oddHBand="1" w:evenHBand="0" w:firstRowFirstColumn="0" w:firstRowLastColumn="0" w:lastRowFirstColumn="0" w:lastRowLastColumn="0"/>
            </w:pPr>
            <w:proofErr w:type="spellStart"/>
            <w:r>
              <w:t>Msdyn_productstyles</w:t>
            </w:r>
            <w:proofErr w:type="spellEnd"/>
          </w:p>
        </w:tc>
      </w:tr>
      <w:tr w:rsidR="00A24B6B" w:rsidTr="002C0B40" w14:paraId="0C77D6A7" w14:textId="77777777">
        <w:tc>
          <w:tcPr>
            <w:cnfStyle w:val="001000000000" w:firstRow="0" w:lastRow="0" w:firstColumn="1" w:lastColumn="0" w:oddVBand="0" w:evenVBand="0" w:oddHBand="0" w:evenHBand="0" w:firstRowFirstColumn="0" w:firstRowLastColumn="0" w:lastRowFirstColumn="0" w:lastRowLastColumn="0"/>
            <w:tcW w:w="4675" w:type="dxa"/>
          </w:tcPr>
          <w:p w:rsidR="00A24B6B" w:rsidP="002C0B40" w:rsidRDefault="00A24B6B" w14:paraId="49056DE1" w14:textId="2511A06B">
            <w:pPr>
              <w:jc w:val="center"/>
            </w:pPr>
            <w:r>
              <w:t>Configurations</w:t>
            </w:r>
          </w:p>
        </w:tc>
        <w:tc>
          <w:tcPr>
            <w:tcW w:w="4675" w:type="dxa"/>
          </w:tcPr>
          <w:p w:rsidR="00A24B6B" w:rsidP="002C0B40" w:rsidRDefault="00A24B6B" w14:paraId="70551E49" w14:textId="2F38BCF0">
            <w:pPr>
              <w:jc w:val="center"/>
              <w:cnfStyle w:val="000000000000" w:firstRow="0" w:lastRow="0" w:firstColumn="0" w:lastColumn="0" w:oddVBand="0" w:evenVBand="0" w:oddHBand="0" w:evenHBand="0" w:firstRowFirstColumn="0" w:firstRowLastColumn="0" w:lastRowFirstColumn="0" w:lastRowLastColumn="0"/>
            </w:pPr>
            <w:proofErr w:type="spellStart"/>
            <w:r>
              <w:t>Msdyn_productconfigurations</w:t>
            </w:r>
            <w:proofErr w:type="spellEnd"/>
          </w:p>
        </w:tc>
      </w:tr>
    </w:tbl>
    <w:p w:rsidR="00A24B6B" w:rsidP="00A24B6B" w:rsidRDefault="00A24B6B" w14:paraId="511823E7" w14:textId="77777777"/>
    <w:p w:rsidR="00A24B6B" w:rsidP="00A24B6B" w:rsidRDefault="00A24B6B" w14:paraId="61AF6C3D" w14:textId="66EB72AF">
      <w:r w:rsidRPr="00A24B6B">
        <w:t xml:space="preserve">When a product has different product dimensions (for example, a product master has Size and Color as product dimensions), each distinct product (that is, each product variant) is defined as a combination of those product dimensions. For example, product number B0001 is an extra-small black T-shirt, and product number B0002 is a small black T-shirt. In this case, the existing combinations of product dimensions are defined. For example, the T-shirt from the preceding example can be extra-small and black, </w:t>
      </w:r>
      <w:proofErr w:type="gramStart"/>
      <w:r w:rsidRPr="00A24B6B">
        <w:t>small</w:t>
      </w:r>
      <w:proofErr w:type="gramEnd"/>
      <w:r w:rsidRPr="00A24B6B">
        <w:t xml:space="preserve"> and black, medium and black, or large and black, but it can't be extra-large and black. In other words, the product dimensions that a product master can take are specified, and variants can be released based on these values.</w:t>
      </w:r>
    </w:p>
    <w:p w:rsidR="009D3AAB" w:rsidP="00A24B6B" w:rsidRDefault="009D3AAB" w14:paraId="719B990F" w14:textId="77777777"/>
    <w:p w:rsidR="00A24B6B" w:rsidP="00A24B6B" w:rsidRDefault="00A24B6B" w14:paraId="6269B70B" w14:textId="77777777">
      <w:r>
        <w:t>To uniquely identify products between Dynamics 365 Finance and products in Dataverse the integration keys are used. For products, the </w:t>
      </w:r>
      <w:r>
        <w:rPr>
          <w:rStyle w:val="Strong"/>
          <w:rFonts w:ascii="Segoe UI" w:hAnsi="Segoe UI" w:cs="Segoe UI" w:eastAsiaTheme="majorEastAsia"/>
          <w:color w:val="171717"/>
        </w:rPr>
        <w:t>(</w:t>
      </w:r>
      <w:proofErr w:type="spellStart"/>
      <w:r>
        <w:rPr>
          <w:rStyle w:val="Strong"/>
          <w:rFonts w:ascii="Segoe UI" w:hAnsi="Segoe UI" w:cs="Segoe UI" w:eastAsiaTheme="majorEastAsia"/>
          <w:color w:val="171717"/>
        </w:rPr>
        <w:t>productnumber</w:t>
      </w:r>
      <w:proofErr w:type="spellEnd"/>
      <w:r>
        <w:rPr>
          <w:rStyle w:val="Strong"/>
          <w:rFonts w:ascii="Segoe UI" w:hAnsi="Segoe UI" w:cs="Segoe UI" w:eastAsiaTheme="majorEastAsia"/>
          <w:color w:val="171717"/>
        </w:rPr>
        <w:t>)</w:t>
      </w:r>
      <w:r>
        <w:t> is the unique key that identifies a product in Dataverse. It's composed by the concatenation of: </w:t>
      </w:r>
      <w:r>
        <w:rPr>
          <w:rStyle w:val="Strong"/>
          <w:rFonts w:ascii="Segoe UI" w:hAnsi="Segoe UI" w:cs="Segoe UI" w:eastAsiaTheme="majorEastAsia"/>
          <w:color w:val="171717"/>
        </w:rPr>
        <w:t xml:space="preserve">(company, </w:t>
      </w:r>
      <w:proofErr w:type="spellStart"/>
      <w:r>
        <w:rPr>
          <w:rStyle w:val="Strong"/>
          <w:rFonts w:ascii="Segoe UI" w:hAnsi="Segoe UI" w:cs="Segoe UI" w:eastAsiaTheme="majorEastAsia"/>
          <w:color w:val="171717"/>
        </w:rPr>
        <w:t>msdyn_productnumber</w:t>
      </w:r>
      <w:proofErr w:type="spellEnd"/>
      <w:r>
        <w:rPr>
          <w:rStyle w:val="Strong"/>
          <w:rFonts w:ascii="Segoe UI" w:hAnsi="Segoe UI" w:cs="Segoe UI" w:eastAsiaTheme="majorEastAsia"/>
          <w:color w:val="171717"/>
        </w:rPr>
        <w:t>)</w:t>
      </w:r>
      <w:r>
        <w:t>. The </w:t>
      </w:r>
      <w:r>
        <w:rPr>
          <w:rStyle w:val="Strong"/>
          <w:rFonts w:ascii="Segoe UI" w:hAnsi="Segoe UI" w:cs="Segoe UI" w:eastAsiaTheme="majorEastAsia"/>
          <w:color w:val="171717"/>
        </w:rPr>
        <w:t>company</w:t>
      </w:r>
      <w:r>
        <w:t xml:space="preserve"> indicates the </w:t>
      </w:r>
      <w:r>
        <w:lastRenderedPageBreak/>
        <w:t>legal entity in finance and operations and </w:t>
      </w:r>
      <w:proofErr w:type="spellStart"/>
      <w:r>
        <w:rPr>
          <w:rStyle w:val="Strong"/>
          <w:rFonts w:ascii="Segoe UI" w:hAnsi="Segoe UI" w:cs="Segoe UI" w:eastAsiaTheme="majorEastAsia"/>
          <w:color w:val="171717"/>
        </w:rPr>
        <w:t>msdyn_productnumber</w:t>
      </w:r>
      <w:proofErr w:type="spellEnd"/>
      <w:r>
        <w:t> indicates the product number for the specific product in finance and operations.</w:t>
      </w:r>
    </w:p>
    <w:p w:rsidR="009D3AAB" w:rsidP="00A24B6B" w:rsidRDefault="009D3AAB" w14:paraId="6C15E8D4" w14:textId="77777777"/>
    <w:p w:rsidR="00A24B6B" w:rsidP="00A24B6B" w:rsidRDefault="00A24B6B" w14:paraId="0CA0130A" w14:textId="794BCD75">
      <w:r>
        <w:t>For users of other Dynamics 365 apps, the product is identified in the UI with the </w:t>
      </w:r>
      <w:proofErr w:type="spellStart"/>
      <w:r>
        <w:rPr>
          <w:rStyle w:val="Strong"/>
          <w:rFonts w:ascii="Segoe UI" w:hAnsi="Segoe UI" w:cs="Segoe UI" w:eastAsiaTheme="majorEastAsia"/>
          <w:color w:val="171717"/>
        </w:rPr>
        <w:t>msdyn_productnumber</w:t>
      </w:r>
      <w:proofErr w:type="spellEnd"/>
      <w:r>
        <w:t> (note that the label of the column is </w:t>
      </w:r>
      <w:r>
        <w:rPr>
          <w:rStyle w:val="Strong"/>
          <w:rFonts w:ascii="Segoe UI" w:hAnsi="Segoe UI" w:cs="Segoe UI" w:eastAsiaTheme="majorEastAsia"/>
          <w:color w:val="171717"/>
        </w:rPr>
        <w:t>Product number</w:t>
      </w:r>
      <w:r>
        <w:t xml:space="preserve">). In the product form both the company and the </w:t>
      </w:r>
      <w:proofErr w:type="spellStart"/>
      <w:r>
        <w:t>msydn_productnumber</w:t>
      </w:r>
      <w:proofErr w:type="spellEnd"/>
      <w:r>
        <w:t xml:space="preserve"> are shown. However, the (</w:t>
      </w:r>
      <w:proofErr w:type="spellStart"/>
      <w:r>
        <w:t>productnumber</w:t>
      </w:r>
      <w:proofErr w:type="spellEnd"/>
      <w:r>
        <w:t>) column, the unique key for a product, is not shown.</w:t>
      </w:r>
    </w:p>
    <w:p w:rsidR="00A24B6B" w:rsidP="00A24B6B" w:rsidRDefault="00A24B6B" w14:paraId="74072BA4" w14:textId="77777777">
      <w:r>
        <w:t>If you build apps on Dataverse, you should pay attention to using the </w:t>
      </w:r>
      <w:proofErr w:type="spellStart"/>
      <w:r>
        <w:rPr>
          <w:rStyle w:val="Strong"/>
          <w:rFonts w:ascii="Segoe UI" w:hAnsi="Segoe UI" w:cs="Segoe UI" w:eastAsiaTheme="majorEastAsia"/>
          <w:color w:val="171717"/>
        </w:rPr>
        <w:t>productnumber</w:t>
      </w:r>
      <w:proofErr w:type="spellEnd"/>
      <w:r>
        <w:t> (the unique product ID) as the integration key. Do not use </w:t>
      </w:r>
      <w:proofErr w:type="spellStart"/>
      <w:r>
        <w:rPr>
          <w:rStyle w:val="Strong"/>
          <w:rFonts w:ascii="Segoe UI" w:hAnsi="Segoe UI" w:cs="Segoe UI" w:eastAsiaTheme="majorEastAsia"/>
          <w:color w:val="171717"/>
        </w:rPr>
        <w:t>msdyn_productnumber</w:t>
      </w:r>
      <w:proofErr w:type="spellEnd"/>
      <w:r>
        <w:t>, because it's not unique.</w:t>
      </w:r>
    </w:p>
    <w:p w:rsidR="00A24B6B" w:rsidP="00A24B6B" w:rsidRDefault="00A24B6B" w14:paraId="4DB918E4" w14:textId="77777777"/>
    <w:p w:rsidR="00A24B6B" w:rsidP="00A24B6B" w:rsidRDefault="00A24B6B" w14:paraId="7532E6B2" w14:textId="2640F1C2">
      <w:pPr>
        <w:pStyle w:val="ListParagraph"/>
        <w:numPr>
          <w:ilvl w:val="0"/>
          <w:numId w:val="3"/>
        </w:numPr>
      </w:pPr>
      <w:r>
        <w:t>Unit of measure</w:t>
      </w:r>
    </w:p>
    <w:p w:rsidR="00A24B6B" w:rsidP="00A24B6B" w:rsidRDefault="00A24B6B" w14:paraId="248754C1" w14:textId="601FC155">
      <w:pPr>
        <w:pStyle w:val="ListParagraph"/>
        <w:numPr>
          <w:ilvl w:val="0"/>
          <w:numId w:val="3"/>
        </w:numPr>
      </w:pPr>
      <w:r>
        <w:t>Conversions</w:t>
      </w:r>
    </w:p>
    <w:p w:rsidR="00A24B6B" w:rsidP="00A24B6B" w:rsidRDefault="00A24B6B" w14:paraId="3D48C600" w14:textId="7673CFC8">
      <w:pPr>
        <w:pStyle w:val="ListParagraph"/>
        <w:numPr>
          <w:ilvl w:val="0"/>
          <w:numId w:val="3"/>
        </w:numPr>
      </w:pPr>
      <w:r>
        <w:t>Additional tracked dimensions</w:t>
      </w:r>
    </w:p>
    <w:p w:rsidRPr="00A24B6B" w:rsidR="00A24B6B" w:rsidP="00A24B6B" w:rsidRDefault="00A24B6B" w14:paraId="0C5A85A0" w14:textId="77777777">
      <w:pPr>
        <w:rPr>
          <w:rFonts w:eastAsia="Calibri Light"/>
        </w:rPr>
      </w:pPr>
    </w:p>
    <w:p w:rsidR="00A24B6B" w:rsidP="00A24B6B" w:rsidRDefault="00A24B6B" w14:paraId="30485D2C" w14:textId="6A56804F">
      <w:pPr>
        <w:pStyle w:val="Heading2"/>
      </w:pPr>
      <w:r>
        <w:t>Customer</w:t>
      </w:r>
    </w:p>
    <w:p w:rsidR="00A24B6B" w:rsidP="00A24B6B" w:rsidRDefault="00A24B6B" w14:paraId="632B252B" w14:textId="77777777">
      <w:r>
        <w:rPr>
          <w:b/>
          <w:bCs/>
          <w:i/>
          <w:iCs/>
        </w:rPr>
        <w:t>Customer</w:t>
      </w:r>
      <w:r>
        <w:t xml:space="preserve"> represents the integration of customer data that involves harmonizing the customer concept between two applications. The following illustration shows the customer data flow:</w:t>
      </w:r>
    </w:p>
    <w:p w:rsidRPr="0041140A" w:rsidR="00A24B6B" w:rsidP="00A24B6B" w:rsidRDefault="00A24B6B" w14:paraId="093DC7B4" w14:textId="77777777">
      <w:pPr>
        <w:rPr>
          <w:rFonts w:eastAsia="Calibri Light"/>
        </w:rPr>
      </w:pPr>
      <w:r w:rsidRPr="0041140A">
        <w:rPr>
          <w:noProof/>
        </w:rPr>
        <w:drawing>
          <wp:inline distT="0" distB="0" distL="0" distR="0" wp14:anchorId="3C094A37" wp14:editId="4B70E6F0">
            <wp:extent cx="5943600" cy="33432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rsidR="00A24B6B" w:rsidP="00A24B6B" w:rsidRDefault="00A24B6B" w14:paraId="2222F924" w14:textId="77777777">
      <w:pPr>
        <w:rPr>
          <w:rFonts w:eastAsia="Calibri"/>
        </w:rPr>
      </w:pPr>
      <w:r w:rsidRPr="0041140A">
        <w:rPr>
          <w:rFonts w:eastAsia="Calibri"/>
        </w:rPr>
        <w:t xml:space="preserve">Customers can be broadly classified into type types: commercial/organizational customers and consumers/end users. These two types of customers are stored and handled differently in finance and operations and Dataverse. </w:t>
      </w:r>
    </w:p>
    <w:p w:rsidR="00A24B6B" w:rsidP="00A24B6B" w:rsidRDefault="00A24B6B" w14:paraId="32BCAF1F" w14:textId="001EE8AC">
      <w:r w:rsidR="00A24B6B">
        <w:rPr/>
        <w:t xml:space="preserve">In finance and operations, both commercial/organizational customers and consumers/end users are mastered in a single table that is </w:t>
      </w:r>
      <w:r w:rsidR="00A24B6B">
        <w:rPr/>
        <w:t>named </w:t>
      </w:r>
      <w:r w:rsidRPr="67F75D5F" w:rsidR="00A24B6B">
        <w:rPr>
          <w:b w:val="1"/>
          <w:bCs w:val="1"/>
        </w:rPr>
        <w:t>CustTable</w:t>
      </w:r>
      <w:r w:rsidR="00A24B6B">
        <w:rPr/>
        <w:t> (CustCustomerV3Entity), and they are classified based on the </w:t>
      </w:r>
      <w:r w:rsidRPr="67F75D5F" w:rsidR="00A24B6B">
        <w:rPr>
          <w:b w:val="1"/>
          <w:bCs w:val="1"/>
        </w:rPr>
        <w:t>Type</w:t>
      </w:r>
      <w:r w:rsidR="00A24B6B">
        <w:rPr/>
        <w:t> attribute. (If </w:t>
      </w:r>
      <w:r w:rsidRPr="67F75D5F" w:rsidR="00A24B6B">
        <w:rPr>
          <w:b w:val="1"/>
          <w:bCs w:val="1"/>
        </w:rPr>
        <w:t>Type</w:t>
      </w:r>
      <w:r w:rsidR="00A24B6B">
        <w:rPr/>
        <w:t> is set to </w:t>
      </w:r>
      <w:r w:rsidRPr="67F75D5F" w:rsidR="00A24B6B">
        <w:rPr>
          <w:b w:val="1"/>
          <w:bCs w:val="1"/>
        </w:rPr>
        <w:t>Organization</w:t>
      </w:r>
      <w:r w:rsidR="00A24B6B">
        <w:rPr/>
        <w:t>, the customer is a commercial/organizational customer, and if </w:t>
      </w:r>
      <w:r w:rsidRPr="67F75D5F" w:rsidR="00A24B6B">
        <w:rPr>
          <w:b w:val="1"/>
          <w:bCs w:val="1"/>
        </w:rPr>
        <w:t>Type</w:t>
      </w:r>
      <w:r w:rsidR="00A24B6B">
        <w:rPr/>
        <w:t> is set to </w:t>
      </w:r>
      <w:r w:rsidRPr="67F75D5F" w:rsidR="00A24B6B">
        <w:rPr>
          <w:b w:val="1"/>
          <w:bCs w:val="1"/>
        </w:rPr>
        <w:t>Person</w:t>
      </w:r>
      <w:r w:rsidR="00A24B6B">
        <w:rPr/>
        <w:t xml:space="preserve">, the customer is a consumer/end user.) The primary contact person information is handled through the </w:t>
      </w:r>
      <w:r w:rsidR="00A24B6B">
        <w:rPr/>
        <w:t>SMMContactPersonEntity</w:t>
      </w:r>
      <w:r w:rsidR="00A24B6B">
        <w:rPr/>
        <w:t xml:space="preserve"> table.</w:t>
      </w:r>
      <w:ins w:author="Theodore Flemmer (TFL)" w:date="2023-05-12T17:39:59.62Z" w:id="1891857056">
        <w:r w:rsidR="4A28958F">
          <w:t xml:space="preserve">  Customers may be grouped into Parties </w:t>
        </w:r>
      </w:ins>
      <w:ins w:author="Theodore Flemmer (TFL)" w:date="2023-05-12T17:40:28.217Z" w:id="1504085176">
        <w:r w:rsidR="4A28958F">
          <w:t xml:space="preserve">by setting the </w:t>
        </w:r>
      </w:ins>
      <w:commentRangeStart w:id="766210407"/>
      <w:ins w:author="Theodore Flemmer (TFL)" w:date="2023-05-12T17:40:28.217Z" w:id="436443659">
        <w:r w:rsidR="0A3D7751">
          <w:t>???Parent Party??</w:t>
        </w:r>
      </w:ins>
      <w:ins w:author="Theodore Flemmer (TFL)" w:date="2023-05-12T17:42:59.803Z" w:id="1495716245">
        <w:r w:rsidR="7A278F35">
          <w:t xml:space="preserve"> </w:t>
        </w:r>
      </w:ins>
      <w:ins w:author="Theodore Flemmer (TFL)" w:date="2023-05-12T17:43:06.089Z" w:id="234380346">
        <w:r w:rsidR="7A278F35">
          <w:t>F</w:t>
        </w:r>
      </w:ins>
      <w:ins w:author="Theodore Flemmer (TFL)" w:date="2023-05-12T17:42:59.803Z" w:id="1829757339">
        <w:r w:rsidR="7A278F35">
          <w:t>ield</w:t>
        </w:r>
      </w:ins>
      <w:ins w:author="Theodore Flemmer (TFL)" w:date="2023-05-12T17:43:59.504Z" w:id="1748373295">
        <w:r w:rsidR="7A278F35">
          <w:t xml:space="preserve">.  The current Visibility Use Cases only </w:t>
        </w:r>
        <w:r w:rsidR="7A278F35">
          <w:t>require</w:t>
        </w:r>
        <w:r w:rsidR="7A278F35">
          <w:t xml:space="preserve"> one level </w:t>
        </w:r>
        <w:r w:rsidR="7A278F35">
          <w:t xml:space="preserve">of </w:t>
        </w:r>
        <w:r w:rsidR="0D307F72">
          <w:t>P</w:t>
        </w:r>
      </w:ins>
      <w:ins w:author="Theodore Flemmer (TFL)" w:date="2023-05-12T17:44:35.384Z" w:id="1527932738">
        <w:r w:rsidR="0D307F72">
          <w:t xml:space="preserve">arent Parties </w:t>
        </w:r>
        <w:r w:rsidR="0D307F72">
          <w:t>be</w:t>
        </w:r>
        <w:r w:rsidR="0D307F72">
          <w:t xml:space="preserve"> associated </w:t>
        </w:r>
      </w:ins>
      <w:ins w:author="Theodore Flemmer (TFL)" w:date="2023-05-12T17:46:43.338Z" w:id="1883547295">
        <w:r w:rsidR="1A2003C2">
          <w:t>with</w:t>
        </w:r>
      </w:ins>
      <w:ins w:author="Theodore Flemmer (TFL)" w:date="2023-05-12T17:44:35.384Z" w:id="266041894">
        <w:r w:rsidR="0D307F72">
          <w:t xml:space="preserve"> the customer.</w:t>
        </w:r>
      </w:ins>
      <w:commentRangeEnd w:id="766210407"/>
      <w:r>
        <w:rPr>
          <w:rStyle w:val="CommentReference"/>
        </w:rPr>
        <w:commentReference w:id="766210407"/>
      </w:r>
    </w:p>
    <w:p w:rsidRPr="0041140A" w:rsidR="004D1464" w:rsidP="00A24B6B" w:rsidRDefault="004D1464" w14:paraId="39FFA776" w14:textId="77777777"/>
    <w:p w:rsidR="004D1464" w:rsidP="00A24B6B" w:rsidRDefault="00A24B6B" w14:paraId="5EDBF3C5" w14:textId="77777777">
      <w:r w:rsidRPr="0041140A">
        <w:t>In Dataverse, commercial/organizational customers are mastered in the Account table and are identified as customers when the </w:t>
      </w:r>
      <w:proofErr w:type="spellStart"/>
      <w:r w:rsidRPr="0041140A">
        <w:rPr>
          <w:b/>
          <w:bCs/>
        </w:rPr>
        <w:t>RelationshipType</w:t>
      </w:r>
      <w:proofErr w:type="spellEnd"/>
      <w:r w:rsidRPr="0041140A">
        <w:t> attribute is set to </w:t>
      </w:r>
      <w:r w:rsidRPr="0041140A">
        <w:rPr>
          <w:b/>
          <w:bCs/>
        </w:rPr>
        <w:t>Customer</w:t>
      </w:r>
      <w:r w:rsidRPr="0041140A">
        <w:t>. Both consumers/end users and the contact person are represented by the Contact table. To provide a clear separation between a consumer/end user and a contact person, the </w:t>
      </w:r>
      <w:r w:rsidRPr="0041140A">
        <w:rPr>
          <w:b/>
          <w:bCs/>
        </w:rPr>
        <w:t>Contact</w:t>
      </w:r>
      <w:r w:rsidRPr="0041140A">
        <w:t> table has a Boolean flag that is named </w:t>
      </w:r>
      <w:r w:rsidRPr="0041140A">
        <w:rPr>
          <w:b/>
          <w:bCs/>
        </w:rPr>
        <w:t>Sellable</w:t>
      </w:r>
      <w:r w:rsidRPr="0041140A">
        <w:t xml:space="preserve">. </w:t>
      </w:r>
    </w:p>
    <w:p w:rsidR="004D1464" w:rsidP="00A24B6B" w:rsidRDefault="004D1464" w14:paraId="6E65ED6F" w14:textId="77777777"/>
    <w:p w:rsidRPr="0041140A" w:rsidR="00A24B6B" w:rsidP="00A24B6B" w:rsidRDefault="00A24B6B" w14:paraId="0B971853" w14:textId="3723AB0D">
      <w:r w:rsidRPr="0041140A">
        <w:t>When </w:t>
      </w:r>
      <w:r w:rsidRPr="0041140A">
        <w:rPr>
          <w:b/>
          <w:bCs/>
        </w:rPr>
        <w:t>Sellable</w:t>
      </w:r>
      <w:r w:rsidRPr="0041140A">
        <w:t> is </w:t>
      </w:r>
      <w:r w:rsidRPr="0041140A">
        <w:rPr>
          <w:b/>
          <w:bCs/>
        </w:rPr>
        <w:t>True</w:t>
      </w:r>
      <w:r w:rsidRPr="0041140A">
        <w:t>, the contact is a consumer/end user, and quotations and orders can be created for that contact. When </w:t>
      </w:r>
      <w:r w:rsidRPr="0041140A">
        <w:rPr>
          <w:b/>
          <w:bCs/>
        </w:rPr>
        <w:t>Sellable</w:t>
      </w:r>
      <w:r w:rsidRPr="0041140A">
        <w:t> is </w:t>
      </w:r>
      <w:r w:rsidRPr="0041140A">
        <w:rPr>
          <w:b/>
          <w:bCs/>
        </w:rPr>
        <w:t>False</w:t>
      </w:r>
      <w:r w:rsidRPr="0041140A">
        <w:t>, the contact is just a primary contact person of a customer.</w:t>
      </w:r>
    </w:p>
    <w:p w:rsidRPr="0041140A" w:rsidR="00A24B6B" w:rsidP="00A24B6B" w:rsidRDefault="00A24B6B" w14:paraId="3E8CD662" w14:textId="77777777">
      <w:r w:rsidRPr="0041140A">
        <w:t>When a non-sellable contact participates in a quotation or order process, </w:t>
      </w:r>
      <w:r w:rsidRPr="0041140A">
        <w:rPr>
          <w:b/>
          <w:bCs/>
        </w:rPr>
        <w:t>Sellable</w:t>
      </w:r>
      <w:r w:rsidRPr="0041140A">
        <w:t> is set to </w:t>
      </w:r>
      <w:r w:rsidRPr="0041140A">
        <w:rPr>
          <w:b/>
          <w:bCs/>
        </w:rPr>
        <w:t>True</w:t>
      </w:r>
      <w:r w:rsidRPr="0041140A">
        <w:t> to flag the contact as a sellable contact. A contact that has become a sellable contact remains a sellable contact.</w:t>
      </w:r>
    </w:p>
    <w:p w:rsidR="009D3AAB" w:rsidP="00A24B6B" w:rsidRDefault="009D3AAB" w14:paraId="3E1B113C" w14:textId="77777777">
      <w:pPr>
        <w:pStyle w:val="Heading2"/>
        <w:rPr>
          <w:rFonts w:eastAsia="Calibri"/>
        </w:rPr>
      </w:pPr>
    </w:p>
    <w:p w:rsidR="00A24B6B" w:rsidP="00A24B6B" w:rsidRDefault="00A24B6B" w14:paraId="78FFC027" w14:textId="1F91F970">
      <w:pPr>
        <w:pStyle w:val="Heading2"/>
        <w:rPr>
          <w:rFonts w:eastAsia="Calibri"/>
        </w:rPr>
      </w:pPr>
      <w:r>
        <w:rPr>
          <w:rFonts w:eastAsia="Calibri"/>
        </w:rPr>
        <w:t>Vendor</w:t>
      </w:r>
    </w:p>
    <w:p w:rsidR="009D3AAB" w:rsidP="00A24B6B" w:rsidRDefault="009D3AAB" w14:paraId="1B16F20F" w14:textId="77777777"/>
    <w:p w:rsidR="00A24B6B" w:rsidP="00A24B6B" w:rsidRDefault="00A24B6B" w14:paraId="0173F2EE" w14:textId="5A50D834">
      <w:r>
        <w:t>The term </w:t>
      </w:r>
      <w:r>
        <w:rPr>
          <w:rStyle w:val="Emphasis"/>
          <w:rFonts w:ascii="Segoe UI" w:hAnsi="Segoe UI" w:cs="Segoe UI" w:eastAsiaTheme="majorEastAsia"/>
          <w:color w:val="171717"/>
        </w:rPr>
        <w:t>vendor</w:t>
      </w:r>
      <w:r>
        <w:t> refers to a supplier organization, or a sole proprietor who supplies goods or services to a business. Although </w:t>
      </w:r>
      <w:r>
        <w:rPr>
          <w:rStyle w:val="Emphasis"/>
          <w:rFonts w:ascii="Segoe UI" w:hAnsi="Segoe UI" w:cs="Segoe UI" w:eastAsiaTheme="majorEastAsia"/>
          <w:color w:val="171717"/>
        </w:rPr>
        <w:t>vendor</w:t>
      </w:r>
      <w:r>
        <w:t> is an established concept in Microsoft Dynamics 365 Supply Chain Management, no vendor concept exists in customer engagement apps. However, you can overload the </w:t>
      </w:r>
      <w:r>
        <w:rPr>
          <w:rStyle w:val="Strong"/>
          <w:rFonts w:ascii="Segoe UI" w:hAnsi="Segoe UI" w:cs="Segoe UI"/>
          <w:color w:val="171717"/>
        </w:rPr>
        <w:t>Account/Contact</w:t>
      </w:r>
      <w:r>
        <w:t> table to store vendor information. The integrated vendor master introduces an explicit vendor concept in customer engagement apps. You can either use the new vendor design or store vendor data in the </w:t>
      </w:r>
      <w:r>
        <w:rPr>
          <w:rStyle w:val="Strong"/>
          <w:rFonts w:ascii="Segoe UI" w:hAnsi="Segoe UI" w:cs="Segoe UI"/>
          <w:color w:val="171717"/>
        </w:rPr>
        <w:t>Account/Contact</w:t>
      </w:r>
      <w:r>
        <w:t xml:space="preserve"> table. </w:t>
      </w:r>
      <w:proofErr w:type="gramStart"/>
      <w:r>
        <w:t>Dual-write</w:t>
      </w:r>
      <w:proofErr w:type="gramEnd"/>
      <w:r>
        <w:t xml:space="preserve"> supports both approaches.</w:t>
      </w:r>
    </w:p>
    <w:p w:rsidR="009D3AAB" w:rsidP="00A24B6B" w:rsidRDefault="009D3AAB" w14:paraId="6A8329EA" w14:textId="77777777"/>
    <w:p w:rsidR="00A24B6B" w:rsidP="00A24B6B" w:rsidRDefault="00A24B6B" w14:paraId="583B380D" w14:textId="77777777">
      <w:r>
        <w:t>In both approaches, the vendor data is integrated between Dynamics 365 Supply Chain Management, Dynamics 365 Sales, Dynamics 365 Field Service, and Power Apps portals. In Supply Chain Management, the data is available for workflows such as purchase requisitions and purchase orders.</w:t>
      </w:r>
    </w:p>
    <w:p w:rsidR="00A24B6B" w:rsidP="00A24B6B" w:rsidRDefault="00A24B6B" w14:paraId="0AC0732F" w14:textId="44EBECD8">
      <w:pPr>
        <w:rPr>
          <w:rFonts w:eastAsia="Calibri"/>
        </w:rPr>
      </w:pPr>
      <w:r w:rsidRPr="00A24B6B">
        <w:rPr>
          <w:noProof/>
        </w:rPr>
        <w:lastRenderedPageBreak/>
        <w:drawing>
          <wp:inline distT="0" distB="0" distL="0" distR="0" wp14:anchorId="14852079" wp14:editId="2C33190D">
            <wp:extent cx="5943600" cy="334327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rsidR="009D3AAB" w:rsidP="009D3AAB" w:rsidRDefault="009D3AAB" w14:paraId="29E9F775" w14:textId="12F13EC1">
      <w:pPr>
        <w:pStyle w:val="Heading3"/>
      </w:pPr>
      <w:r>
        <w:t>Account</w:t>
      </w:r>
    </w:p>
    <w:p w:rsidRPr="009D3AAB" w:rsidR="009D3AAB" w:rsidP="009D3AAB" w:rsidRDefault="009D3AAB" w14:paraId="4C012630" w14:textId="2E9434BE">
      <w:pPr>
        <w:pStyle w:val="Heading4"/>
      </w:pPr>
      <w:r w:rsidRPr="009D3AAB">
        <w:t>Account Form</w:t>
      </w:r>
    </w:p>
    <w:p w:rsidR="009D3AAB" w:rsidP="00F6466A" w:rsidRDefault="00F6466A" w14:paraId="3DD51E00" w14:textId="4378A72E">
      <w:pPr>
        <w:rPr>
          <w:rFonts w:eastAsia="Calibri"/>
        </w:rPr>
      </w:pPr>
      <w:r>
        <w:rPr>
          <w:rFonts w:eastAsia="Calibri"/>
        </w:rPr>
        <w:t>We will customize the out-of-box Account form to look like the following:</w:t>
      </w:r>
    </w:p>
    <w:p w:rsidR="00F6466A" w:rsidP="00F6466A" w:rsidRDefault="00F6466A" w14:paraId="06B25D1E" w14:textId="5672B237">
      <w:pPr>
        <w:rPr>
          <w:rFonts w:eastAsia="Calibri"/>
        </w:rPr>
      </w:pPr>
    </w:p>
    <w:p w:rsidR="00F6466A" w:rsidP="00F6466A" w:rsidRDefault="00F6466A" w14:paraId="092BCD23" w14:textId="7498223C">
      <w:pPr>
        <w:pStyle w:val="Heading4"/>
        <w:rPr>
          <w:rFonts w:eastAsia="Calibri"/>
        </w:rPr>
      </w:pPr>
      <w:r>
        <w:rPr>
          <w:rFonts w:eastAsia="Calibri"/>
        </w:rPr>
        <w:t>Account Views</w:t>
      </w:r>
    </w:p>
    <w:p w:rsidR="00F6466A" w:rsidP="00F6466A" w:rsidRDefault="00F6466A" w14:paraId="0B665A2D" w14:textId="1082D2DC">
      <w:pPr>
        <w:rPr>
          <w:rFonts w:eastAsia="Calibri"/>
        </w:rPr>
      </w:pPr>
      <w:r>
        <w:rPr>
          <w:rFonts w:eastAsia="Calibri"/>
        </w:rPr>
        <w:t>We will be using the following views for our Account table:</w:t>
      </w:r>
    </w:p>
    <w:p w:rsidR="00F6466A" w:rsidP="00F6466A" w:rsidRDefault="00F6466A" w14:paraId="05DFF374" w14:textId="77777777">
      <w:pPr>
        <w:rPr>
          <w:rFonts w:eastAsia="Calibri"/>
        </w:rPr>
      </w:pPr>
    </w:p>
    <w:tbl>
      <w:tblPr>
        <w:tblStyle w:val="GridTable4-Accent1"/>
        <w:tblW w:w="9359" w:type="dxa"/>
        <w:tblLayout w:type="fixed"/>
        <w:tblLook w:val="04A0" w:firstRow="1" w:lastRow="0" w:firstColumn="1" w:lastColumn="0" w:noHBand="0" w:noVBand="1"/>
      </w:tblPr>
      <w:tblGrid>
        <w:gridCol w:w="3041"/>
        <w:gridCol w:w="2804"/>
        <w:gridCol w:w="1181"/>
        <w:gridCol w:w="2333"/>
      </w:tblGrid>
      <w:tr w:rsidRPr="00F6466A" w:rsidR="00F6466A" w:rsidTr="00F6466A" w14:paraId="7F2DEC7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22B4A489" w14:textId="77777777">
            <w:pPr>
              <w:rPr>
                <w:rFonts w:ascii="Poppins" w:hAnsi="Poppins" w:eastAsia="Calibri" w:cs="Poppins"/>
                <w:b w:val="0"/>
                <w:bCs w:val="0"/>
              </w:rPr>
            </w:pPr>
            <w:r w:rsidRPr="00F6466A">
              <w:rPr>
                <w:rFonts w:ascii="Poppins" w:hAnsi="Poppins" w:eastAsia="Calibri" w:cs="Poppins"/>
                <w:b w:val="0"/>
                <w:bCs w:val="0"/>
              </w:rPr>
              <w:t>Default view</w:t>
            </w:r>
          </w:p>
        </w:tc>
        <w:tc>
          <w:tcPr>
            <w:tcW w:w="2804" w:type="dxa"/>
          </w:tcPr>
          <w:p w:rsidRPr="00F6466A" w:rsidR="00F6466A" w:rsidP="002C0B40" w:rsidRDefault="00F6466A" w14:paraId="0718EB92" w14:textId="77777777">
            <w:pP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F6466A">
              <w:rPr>
                <w:rFonts w:ascii="Poppins" w:hAnsi="Poppins" w:eastAsia="Calibri" w:cs="Poppins"/>
                <w:b w:val="0"/>
                <w:bCs w:val="0"/>
              </w:rPr>
              <w:t>Change to</w:t>
            </w:r>
          </w:p>
        </w:tc>
        <w:tc>
          <w:tcPr>
            <w:tcW w:w="1181" w:type="dxa"/>
          </w:tcPr>
          <w:p w:rsidRPr="00F6466A" w:rsidR="00F6466A" w:rsidP="002C0B40" w:rsidRDefault="00F6466A" w14:paraId="621204AC" w14:textId="77777777">
            <w:pP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F6466A">
              <w:rPr>
                <w:rFonts w:ascii="Poppins" w:hAnsi="Poppins" w:eastAsia="Calibri" w:cs="Poppins"/>
                <w:b w:val="0"/>
                <w:bCs w:val="0"/>
              </w:rPr>
              <w:t>Sorting</w:t>
            </w:r>
          </w:p>
        </w:tc>
        <w:tc>
          <w:tcPr>
            <w:tcW w:w="2333" w:type="dxa"/>
          </w:tcPr>
          <w:p w:rsidRPr="00F6466A" w:rsidR="00F6466A" w:rsidP="002C0B40" w:rsidRDefault="00F6466A" w14:paraId="684A2302" w14:textId="77777777">
            <w:pPr>
              <w:cnfStyle w:val="100000000000" w:firstRow="1" w:lastRow="0" w:firstColumn="0" w:lastColumn="0" w:oddVBand="0" w:evenVBand="0" w:oddHBand="0" w:evenHBand="0" w:firstRowFirstColumn="0" w:firstRowLastColumn="0" w:lastRowFirstColumn="0" w:lastRowLastColumn="0"/>
              <w:rPr>
                <w:rFonts w:ascii="Poppins" w:hAnsi="Poppins" w:eastAsia="Calibri" w:cs="Poppins"/>
                <w:b w:val="0"/>
                <w:bCs w:val="0"/>
              </w:rPr>
            </w:pPr>
            <w:r w:rsidRPr="00F6466A">
              <w:rPr>
                <w:rFonts w:ascii="Poppins" w:hAnsi="Poppins" w:eastAsia="Calibri" w:cs="Poppins"/>
                <w:b w:val="0"/>
                <w:bCs w:val="0"/>
              </w:rPr>
              <w:t>Filter condition</w:t>
            </w:r>
          </w:p>
        </w:tc>
      </w:tr>
      <w:tr w:rsidRPr="00F6466A" w:rsidR="00F6466A" w:rsidTr="00F6466A" w14:paraId="7DE0E2D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1FD5DB9D" w14:textId="77777777">
            <w:pPr>
              <w:rPr>
                <w:rFonts w:eastAsia="Calibri" w:cs="Calibri"/>
              </w:rPr>
            </w:pPr>
            <w:r w:rsidRPr="00F6466A">
              <w:rPr>
                <w:rFonts w:eastAsia="Calibri" w:cs="Calibri"/>
              </w:rPr>
              <w:t>Active Accounts</w:t>
            </w:r>
          </w:p>
        </w:tc>
        <w:tc>
          <w:tcPr>
            <w:tcW w:w="2804" w:type="dxa"/>
          </w:tcPr>
          <w:p w:rsidRPr="00F6466A" w:rsidR="00F6466A" w:rsidP="002C0B40" w:rsidRDefault="00F6466A" w14:paraId="6A56E109"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Active Customers</w:t>
            </w:r>
          </w:p>
        </w:tc>
        <w:tc>
          <w:tcPr>
            <w:tcW w:w="1181" w:type="dxa"/>
          </w:tcPr>
          <w:p w:rsidRPr="00F6466A" w:rsidR="00F6466A" w:rsidP="002C0B40" w:rsidRDefault="00F6466A" w14:paraId="22040FA8"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Name</w:t>
            </w:r>
          </w:p>
        </w:tc>
        <w:tc>
          <w:tcPr>
            <w:tcW w:w="2333" w:type="dxa"/>
          </w:tcPr>
          <w:p w:rsidRPr="00F6466A" w:rsidR="00F6466A" w:rsidP="002C0B40" w:rsidRDefault="00F6466A" w14:paraId="10D95D67"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Status Equals Active</w:t>
            </w:r>
          </w:p>
        </w:tc>
      </w:tr>
      <w:tr w:rsidRPr="00F6466A" w:rsidR="00F6466A" w:rsidTr="00F6466A" w14:paraId="596F3488" w14:textId="77777777">
        <w:trPr>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376AB183" w14:textId="77777777">
            <w:pPr>
              <w:rPr>
                <w:rFonts w:eastAsia="Calibri" w:cs="Calibri"/>
              </w:rPr>
            </w:pPr>
            <w:r w:rsidRPr="00F6466A">
              <w:rPr>
                <w:rFonts w:eastAsia="Calibri" w:cs="Calibri"/>
              </w:rPr>
              <w:t>Inactive Accounts</w:t>
            </w:r>
          </w:p>
        </w:tc>
        <w:tc>
          <w:tcPr>
            <w:tcW w:w="2804" w:type="dxa"/>
          </w:tcPr>
          <w:p w:rsidRPr="00F6466A" w:rsidR="00F6466A" w:rsidP="002C0B40" w:rsidRDefault="00F6466A" w14:paraId="1328C7FB"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Inactive Customers</w:t>
            </w:r>
          </w:p>
        </w:tc>
        <w:tc>
          <w:tcPr>
            <w:tcW w:w="1181" w:type="dxa"/>
          </w:tcPr>
          <w:p w:rsidRPr="00F6466A" w:rsidR="00F6466A" w:rsidP="002C0B40" w:rsidRDefault="00F6466A" w14:paraId="1E8CB669"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Name</w:t>
            </w:r>
          </w:p>
        </w:tc>
        <w:tc>
          <w:tcPr>
            <w:tcW w:w="2333" w:type="dxa"/>
          </w:tcPr>
          <w:p w:rsidRPr="00F6466A" w:rsidR="00F6466A" w:rsidP="002C0B40" w:rsidRDefault="00F6466A" w14:paraId="173EA5E6"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Status Equals Inactive</w:t>
            </w:r>
          </w:p>
        </w:tc>
      </w:tr>
      <w:tr w:rsidRPr="00F6466A" w:rsidR="00F6466A" w:rsidTr="00F6466A" w14:paraId="51DE3ED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1A3F264B" w14:textId="77777777">
            <w:pPr>
              <w:rPr>
                <w:rFonts w:eastAsia="Calibri" w:cs="Calibri"/>
              </w:rPr>
            </w:pPr>
            <w:r w:rsidRPr="00F6466A">
              <w:rPr>
                <w:rFonts w:eastAsia="Calibri" w:cs="Calibri"/>
              </w:rPr>
              <w:t>Account Lookup View</w:t>
            </w:r>
          </w:p>
        </w:tc>
        <w:tc>
          <w:tcPr>
            <w:tcW w:w="2804" w:type="dxa"/>
          </w:tcPr>
          <w:p w:rsidRPr="00F6466A" w:rsidR="00F6466A" w:rsidP="002C0B40" w:rsidRDefault="00F6466A" w14:paraId="03ACB968"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Customer Lookup View</w:t>
            </w:r>
          </w:p>
        </w:tc>
        <w:tc>
          <w:tcPr>
            <w:tcW w:w="1181" w:type="dxa"/>
          </w:tcPr>
          <w:p w:rsidRPr="00F6466A" w:rsidR="00F6466A" w:rsidP="002C0B40" w:rsidRDefault="00F6466A" w14:paraId="14517A10"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Name</w:t>
            </w:r>
          </w:p>
        </w:tc>
        <w:tc>
          <w:tcPr>
            <w:tcW w:w="2333" w:type="dxa"/>
          </w:tcPr>
          <w:p w:rsidRPr="00F6466A" w:rsidR="00F6466A" w:rsidP="002C0B40" w:rsidRDefault="00F6466A" w14:paraId="14C482E5"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Status Equals Active</w:t>
            </w:r>
          </w:p>
        </w:tc>
      </w:tr>
      <w:tr w:rsidRPr="00F6466A" w:rsidR="00F6466A" w:rsidTr="00F6466A" w14:paraId="72281320" w14:textId="77777777">
        <w:trPr>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561CB789" w14:textId="77777777">
            <w:pPr>
              <w:rPr>
                <w:rFonts w:eastAsia="Calibri" w:cs="Calibri"/>
              </w:rPr>
            </w:pPr>
            <w:r w:rsidRPr="00F6466A">
              <w:rPr>
                <w:rFonts w:eastAsia="Calibri" w:cs="Calibri"/>
              </w:rPr>
              <w:t>Account Associated View</w:t>
            </w:r>
          </w:p>
        </w:tc>
        <w:tc>
          <w:tcPr>
            <w:tcW w:w="2804" w:type="dxa"/>
          </w:tcPr>
          <w:p w:rsidRPr="00F6466A" w:rsidR="00F6466A" w:rsidP="002C0B40" w:rsidRDefault="00F6466A" w14:paraId="26B9D3EB"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Customer Associated View</w:t>
            </w:r>
          </w:p>
        </w:tc>
        <w:tc>
          <w:tcPr>
            <w:tcW w:w="1181" w:type="dxa"/>
          </w:tcPr>
          <w:p w:rsidRPr="00F6466A" w:rsidR="00F6466A" w:rsidP="002C0B40" w:rsidRDefault="00F6466A" w14:paraId="4203AD59"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Name</w:t>
            </w:r>
          </w:p>
        </w:tc>
        <w:tc>
          <w:tcPr>
            <w:tcW w:w="2333" w:type="dxa"/>
          </w:tcPr>
          <w:p w:rsidRPr="00F6466A" w:rsidR="00F6466A" w:rsidP="002C0B40" w:rsidRDefault="00F6466A" w14:paraId="221DF40B" w14:textId="77777777">
            <w:pPr>
              <w:cnfStyle w:val="000000000000" w:firstRow="0" w:lastRow="0" w:firstColumn="0" w:lastColumn="0" w:oddVBand="0" w:evenVBand="0" w:oddHBand="0" w:evenHBand="0" w:firstRowFirstColumn="0" w:firstRowLastColumn="0" w:lastRowFirstColumn="0" w:lastRowLastColumn="0"/>
              <w:rPr>
                <w:rFonts w:eastAsia="Calibri" w:cs="Calibri"/>
              </w:rPr>
            </w:pPr>
            <w:r w:rsidRPr="00F6466A">
              <w:rPr>
                <w:rFonts w:eastAsia="Calibri" w:cs="Calibri"/>
              </w:rPr>
              <w:t>Status Equals Active</w:t>
            </w:r>
          </w:p>
        </w:tc>
      </w:tr>
      <w:tr w:rsidRPr="00F6466A" w:rsidR="00F6466A" w:rsidTr="00F6466A" w14:paraId="2A8811E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1" w:type="dxa"/>
          </w:tcPr>
          <w:p w:rsidRPr="00F6466A" w:rsidR="00F6466A" w:rsidP="002C0B40" w:rsidRDefault="00F6466A" w14:paraId="06729742" w14:textId="77777777">
            <w:pPr>
              <w:rPr>
                <w:rFonts w:eastAsia="Calibri" w:cs="Calibri"/>
              </w:rPr>
            </w:pPr>
            <w:r w:rsidRPr="00F6466A">
              <w:rPr>
                <w:rFonts w:eastAsia="Calibri" w:cs="Calibri"/>
              </w:rPr>
              <w:t>Account Advanced Find View</w:t>
            </w:r>
          </w:p>
        </w:tc>
        <w:tc>
          <w:tcPr>
            <w:tcW w:w="2804" w:type="dxa"/>
          </w:tcPr>
          <w:p w:rsidRPr="00F6466A" w:rsidR="00F6466A" w:rsidP="002C0B40" w:rsidRDefault="00F6466A" w14:paraId="7521705A"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Customer Advanced Find View</w:t>
            </w:r>
          </w:p>
        </w:tc>
        <w:tc>
          <w:tcPr>
            <w:tcW w:w="1181" w:type="dxa"/>
          </w:tcPr>
          <w:p w:rsidRPr="00F6466A" w:rsidR="00F6466A" w:rsidP="002C0B40" w:rsidRDefault="00F6466A" w14:paraId="1EE02170"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Name</w:t>
            </w:r>
          </w:p>
        </w:tc>
        <w:tc>
          <w:tcPr>
            <w:tcW w:w="2333" w:type="dxa"/>
          </w:tcPr>
          <w:p w:rsidRPr="00F6466A" w:rsidR="00F6466A" w:rsidP="002C0B40" w:rsidRDefault="00F6466A" w14:paraId="176F792B" w14:textId="77777777">
            <w:pPr>
              <w:cnfStyle w:val="000000100000" w:firstRow="0" w:lastRow="0" w:firstColumn="0" w:lastColumn="0" w:oddVBand="0" w:evenVBand="0" w:oddHBand="1" w:evenHBand="0" w:firstRowFirstColumn="0" w:firstRowLastColumn="0" w:lastRowFirstColumn="0" w:lastRowLastColumn="0"/>
              <w:rPr>
                <w:rFonts w:eastAsia="Calibri" w:cs="Calibri"/>
              </w:rPr>
            </w:pPr>
            <w:r w:rsidRPr="00F6466A">
              <w:rPr>
                <w:rFonts w:eastAsia="Calibri" w:cs="Calibri"/>
              </w:rPr>
              <w:t>Status Equals Active</w:t>
            </w:r>
          </w:p>
        </w:tc>
      </w:tr>
    </w:tbl>
    <w:p w:rsidR="00F6466A" w:rsidP="00F6466A" w:rsidRDefault="00F6466A" w14:paraId="73F51C29" w14:textId="77777777">
      <w:pPr>
        <w:rPr>
          <w:rFonts w:ascii="Calibri" w:hAnsi="Calibri" w:eastAsia="Calibri" w:cs="Calibri"/>
          <w:i/>
          <w:iCs/>
        </w:rPr>
      </w:pPr>
    </w:p>
    <w:p w:rsidR="00F6466A" w:rsidP="00F6466A" w:rsidRDefault="00F6466A" w14:paraId="02A61F33" w14:textId="72B71031">
      <w:pPr>
        <w:rPr>
          <w:rFonts w:eastAsia="Calibri"/>
        </w:rPr>
      </w:pPr>
      <w:proofErr w:type="gramStart"/>
      <w:r w:rsidRPr="380891C9">
        <w:rPr>
          <w:rFonts w:eastAsia="Calibri"/>
        </w:rPr>
        <w:t>All of</w:t>
      </w:r>
      <w:proofErr w:type="gramEnd"/>
      <w:r w:rsidRPr="380891C9">
        <w:rPr>
          <w:rFonts w:eastAsia="Calibri"/>
        </w:rPr>
        <w:t xml:space="preserve"> the views will have the following fields:</w:t>
      </w:r>
    </w:p>
    <w:p w:rsidRPr="00F6466A" w:rsidR="00F6466A" w:rsidP="00F6466A" w:rsidRDefault="00F6466A" w14:paraId="3A07A232" w14:textId="77777777">
      <w:pPr>
        <w:pStyle w:val="ListParagraph"/>
        <w:numPr>
          <w:ilvl w:val="0"/>
          <w:numId w:val="12"/>
        </w:numPr>
        <w:rPr>
          <w:rFonts w:eastAsiaTheme="minorEastAsia"/>
        </w:rPr>
      </w:pPr>
      <w:r w:rsidRPr="00F6466A">
        <w:rPr>
          <w:rFonts w:eastAsia="Calibri"/>
        </w:rPr>
        <w:t>Customer Name</w:t>
      </w:r>
    </w:p>
    <w:p w:rsidRPr="00F6466A" w:rsidR="00F6466A" w:rsidP="00F6466A" w:rsidRDefault="00F6466A" w14:paraId="51E63A9F" w14:textId="77777777">
      <w:pPr>
        <w:pStyle w:val="ListParagraph"/>
        <w:numPr>
          <w:ilvl w:val="0"/>
          <w:numId w:val="12"/>
        </w:numPr>
        <w:rPr>
          <w:rFonts w:eastAsiaTheme="minorEastAsia"/>
        </w:rPr>
      </w:pPr>
      <w:r w:rsidRPr="00F6466A">
        <w:rPr>
          <w:rFonts w:eastAsia="Calibri"/>
        </w:rPr>
        <w:t>Customer Number</w:t>
      </w:r>
    </w:p>
    <w:p w:rsidRPr="00F6466A" w:rsidR="00F6466A" w:rsidP="00F6466A" w:rsidRDefault="00F6466A" w14:paraId="0863CA2B" w14:textId="77777777">
      <w:pPr>
        <w:pStyle w:val="ListParagraph"/>
        <w:numPr>
          <w:ilvl w:val="0"/>
          <w:numId w:val="12"/>
        </w:numPr>
        <w:rPr>
          <w:rFonts w:eastAsiaTheme="minorEastAsia"/>
        </w:rPr>
      </w:pPr>
      <w:r w:rsidRPr="00F6466A">
        <w:rPr>
          <w:rFonts w:eastAsia="Calibri"/>
        </w:rPr>
        <w:t>Main Phone</w:t>
      </w:r>
    </w:p>
    <w:p w:rsidRPr="00F6466A" w:rsidR="00F6466A" w:rsidP="00F6466A" w:rsidRDefault="00F6466A" w14:paraId="774F9661" w14:textId="77777777">
      <w:pPr>
        <w:pStyle w:val="ListParagraph"/>
        <w:numPr>
          <w:ilvl w:val="0"/>
          <w:numId w:val="12"/>
        </w:numPr>
        <w:rPr>
          <w:rFonts w:eastAsiaTheme="minorEastAsia"/>
        </w:rPr>
      </w:pPr>
      <w:r w:rsidRPr="00F6466A">
        <w:rPr>
          <w:rFonts w:eastAsia="Calibri"/>
        </w:rPr>
        <w:t>Address 1: City</w:t>
      </w:r>
    </w:p>
    <w:p w:rsidRPr="00F6466A" w:rsidR="00F6466A" w:rsidP="00F6466A" w:rsidRDefault="00F6466A" w14:paraId="4349015F" w14:textId="77777777">
      <w:pPr>
        <w:pStyle w:val="ListParagraph"/>
        <w:numPr>
          <w:ilvl w:val="0"/>
          <w:numId w:val="12"/>
        </w:numPr>
        <w:rPr>
          <w:rFonts w:eastAsiaTheme="minorEastAsia"/>
        </w:rPr>
      </w:pPr>
      <w:r w:rsidRPr="00F6466A">
        <w:rPr>
          <w:rFonts w:eastAsia="Calibri"/>
        </w:rPr>
        <w:lastRenderedPageBreak/>
        <w:t>Primary Contact</w:t>
      </w:r>
    </w:p>
    <w:p w:rsidRPr="00F6466A" w:rsidR="00F6466A" w:rsidP="00F6466A" w:rsidRDefault="00F6466A" w14:paraId="62C67659" w14:textId="77777777">
      <w:pPr>
        <w:pStyle w:val="ListParagraph"/>
        <w:numPr>
          <w:ilvl w:val="0"/>
          <w:numId w:val="12"/>
        </w:numPr>
        <w:rPr>
          <w:rFonts w:eastAsiaTheme="minorEastAsia"/>
        </w:rPr>
      </w:pPr>
      <w:r w:rsidRPr="00F6466A">
        <w:rPr>
          <w:rFonts w:eastAsia="Calibri"/>
        </w:rPr>
        <w:t>Email</w:t>
      </w:r>
    </w:p>
    <w:p w:rsidR="00F6466A" w:rsidP="009D3AAB" w:rsidRDefault="00F6466A" w14:paraId="777D9FC6" w14:textId="77777777">
      <w:pPr>
        <w:pStyle w:val="Heading3"/>
      </w:pPr>
    </w:p>
    <w:p w:rsidR="00F6466A" w:rsidP="009D3AAB" w:rsidRDefault="00F6466A" w14:paraId="7F982319" w14:textId="77777777">
      <w:pPr>
        <w:pStyle w:val="Heading3"/>
      </w:pPr>
    </w:p>
    <w:p w:rsidR="009D3AAB" w:rsidP="009D3AAB" w:rsidRDefault="009D3AAB" w14:paraId="1AA58282" w14:textId="29676B9D">
      <w:pPr>
        <w:pStyle w:val="Heading3"/>
      </w:pPr>
      <w:r>
        <w:t>Contact</w:t>
      </w:r>
    </w:p>
    <w:p w:rsidRPr="009D3AAB" w:rsidR="00F6466A" w:rsidP="00F6466A" w:rsidRDefault="00F6466A" w14:paraId="2BCE4D60" w14:textId="473BA696">
      <w:pPr>
        <w:pStyle w:val="Heading4"/>
      </w:pPr>
      <w:r>
        <w:t>Contac</w:t>
      </w:r>
      <w:r w:rsidRPr="009D3AAB">
        <w:t>t Form</w:t>
      </w:r>
    </w:p>
    <w:p w:rsidR="00F6466A" w:rsidP="00F6466A" w:rsidRDefault="00F6466A" w14:paraId="247B37BD" w14:textId="245A7A54">
      <w:pPr>
        <w:rPr>
          <w:rFonts w:eastAsia="Calibri"/>
        </w:rPr>
      </w:pPr>
      <w:r>
        <w:rPr>
          <w:rFonts w:eastAsia="Calibri"/>
        </w:rPr>
        <w:t>We will customize the out-of-box Contact form to look like the following:</w:t>
      </w:r>
    </w:p>
    <w:p w:rsidRPr="00F6466A" w:rsidR="00F6466A" w:rsidP="00F6466A" w:rsidRDefault="00F6466A" w14:paraId="2E91D612" w14:textId="77777777">
      <w:pPr>
        <w:rPr>
          <w:rFonts w:eastAsia="Calibri"/>
        </w:rPr>
      </w:pPr>
    </w:p>
    <w:p w:rsidR="009E7A5E" w:rsidP="380891C9" w:rsidRDefault="009E7A5E" w14:paraId="5A5BCEB2" w14:textId="732FE6BA">
      <w:pPr>
        <w:rPr>
          <w:rFonts w:ascii="Calibri" w:hAnsi="Calibri" w:eastAsia="Calibri" w:cs="Calibri"/>
        </w:rPr>
      </w:pPr>
    </w:p>
    <w:p w:rsidR="009E7A5E" w:rsidP="380891C9" w:rsidRDefault="7E942CF2" w14:paraId="0C07E972" w14:textId="3C82DF24">
      <w:pPr>
        <w:rPr>
          <w:rFonts w:ascii="Calibri" w:hAnsi="Calibri" w:eastAsia="Calibri" w:cs="Calibri"/>
        </w:rPr>
      </w:pPr>
      <w:r w:rsidRPr="380891C9">
        <w:rPr>
          <w:rFonts w:ascii="Calibri" w:hAnsi="Calibri" w:eastAsia="Calibri" w:cs="Calibri"/>
        </w:rPr>
        <w:t> </w:t>
      </w:r>
    </w:p>
    <w:p w:rsidR="009E7A5E" w:rsidP="380891C9" w:rsidRDefault="009E7A5E" w14:paraId="0C6CABF5" w14:textId="0D0C163F">
      <w:pPr>
        <w:rPr>
          <w:rFonts w:ascii="Calibri" w:hAnsi="Calibri" w:eastAsia="Calibri" w:cs="Calibri"/>
        </w:rPr>
      </w:pPr>
    </w:p>
    <w:p w:rsidR="009E7A5E" w:rsidP="380891C9" w:rsidRDefault="7E942CF2" w14:paraId="14D6CF9B" w14:textId="2C22CE67">
      <w:pPr>
        <w:rPr>
          <w:rFonts w:ascii="Calibri" w:hAnsi="Calibri" w:eastAsia="Calibri" w:cs="Calibri"/>
        </w:rPr>
      </w:pPr>
      <w:r w:rsidRPr="380891C9">
        <w:rPr>
          <w:rFonts w:ascii="Calibri" w:hAnsi="Calibri" w:eastAsia="Calibri" w:cs="Calibri"/>
          <w:b/>
          <w:bCs/>
        </w:rPr>
        <w:t>Relationships</w:t>
      </w:r>
    </w:p>
    <w:p w:rsidR="009E7A5E" w:rsidP="380891C9" w:rsidRDefault="7E942CF2" w14:paraId="2CEE34A5" w14:textId="344F652B">
      <w:pPr>
        <w:rPr>
          <w:rFonts w:ascii="Calibri" w:hAnsi="Calibri" w:eastAsia="Calibri" w:cs="Calibri"/>
        </w:rPr>
      </w:pPr>
      <w:r w:rsidRPr="380891C9">
        <w:rPr>
          <w:rFonts w:ascii="Calibri" w:hAnsi="Calibri" w:eastAsia="Calibri" w:cs="Calibri"/>
        </w:rPr>
        <w:t>You can refer to the following details to set up a custom N: 1 relationship in the customer entity:</w:t>
      </w:r>
    </w:p>
    <w:p w:rsidR="009E7A5E" w:rsidP="380891C9" w:rsidRDefault="009E7A5E" w14:paraId="5A46AAAD" w14:textId="5793A0A0">
      <w:pPr>
        <w:rPr>
          <w:rFonts w:ascii="Calibri" w:hAnsi="Calibri" w:eastAsia="Calibri" w:cs="Calibri"/>
        </w:rPr>
      </w:pPr>
    </w:p>
    <w:tbl>
      <w:tblPr>
        <w:tblW w:w="0" w:type="auto"/>
        <w:tblLayout w:type="fixed"/>
        <w:tblLook w:val="04A0" w:firstRow="1" w:lastRow="0" w:firstColumn="1" w:lastColumn="0" w:noHBand="0" w:noVBand="1"/>
      </w:tblPr>
      <w:tblGrid>
        <w:gridCol w:w="1265"/>
        <w:gridCol w:w="1510"/>
        <w:gridCol w:w="1524"/>
        <w:gridCol w:w="3494"/>
        <w:gridCol w:w="1567"/>
      </w:tblGrid>
      <w:tr w:rsidR="380891C9" w:rsidTr="380891C9" w14:paraId="07ACA3BE" w14:textId="77777777">
        <w:trPr>
          <w:trHeight w:val="300"/>
        </w:trPr>
        <w:tc>
          <w:tcPr>
            <w:tcW w:w="1265"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7DEFE59" w14:textId="1F9D3FEF">
            <w:pPr>
              <w:rPr>
                <w:rFonts w:ascii="Calibri" w:hAnsi="Calibri" w:eastAsia="Calibri" w:cs="Calibri"/>
              </w:rPr>
            </w:pPr>
            <w:r w:rsidRPr="380891C9">
              <w:rPr>
                <w:rFonts w:ascii="Calibri" w:hAnsi="Calibri" w:eastAsia="Calibri" w:cs="Calibri"/>
              </w:rPr>
              <w:t>Primary entity</w:t>
            </w:r>
          </w:p>
        </w:tc>
        <w:tc>
          <w:tcPr>
            <w:tcW w:w="151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DAE5B34" w14:textId="6D7B6C1B">
            <w:pPr>
              <w:rPr>
                <w:rFonts w:ascii="Calibri" w:hAnsi="Calibri" w:eastAsia="Calibri" w:cs="Calibri"/>
              </w:rPr>
            </w:pPr>
            <w:r w:rsidRPr="380891C9">
              <w:rPr>
                <w:rFonts w:ascii="Calibri" w:hAnsi="Calibri" w:eastAsia="Calibri" w:cs="Calibri"/>
              </w:rPr>
              <w:t>Secondary entity</w:t>
            </w:r>
          </w:p>
        </w:tc>
        <w:tc>
          <w:tcPr>
            <w:tcW w:w="152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FCAA78A" w14:textId="5B08B476">
            <w:pPr>
              <w:rPr>
                <w:rFonts w:ascii="Calibri" w:hAnsi="Calibri" w:eastAsia="Calibri" w:cs="Calibri"/>
              </w:rPr>
            </w:pPr>
            <w:r w:rsidRPr="380891C9">
              <w:rPr>
                <w:rFonts w:ascii="Calibri" w:hAnsi="Calibri" w:eastAsia="Calibri" w:cs="Calibri"/>
              </w:rPr>
              <w:t>Type of behavior</w:t>
            </w:r>
          </w:p>
        </w:tc>
        <w:tc>
          <w:tcPr>
            <w:tcW w:w="349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86E5CEF" w14:textId="3B72D83A">
            <w:pPr>
              <w:rPr>
                <w:rFonts w:ascii="Calibri" w:hAnsi="Calibri" w:eastAsia="Calibri" w:cs="Calibri"/>
              </w:rPr>
            </w:pPr>
            <w:r w:rsidRPr="380891C9">
              <w:rPr>
                <w:rFonts w:ascii="Calibri" w:hAnsi="Calibri" w:eastAsia="Calibri" w:cs="Calibri"/>
              </w:rPr>
              <w:t>Relationship name</w:t>
            </w:r>
          </w:p>
        </w:tc>
        <w:tc>
          <w:tcPr>
            <w:tcW w:w="156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7E62BA5" w14:textId="2E23C2DD">
            <w:pPr>
              <w:rPr>
                <w:rFonts w:ascii="Calibri" w:hAnsi="Calibri" w:eastAsia="Calibri" w:cs="Calibri"/>
              </w:rPr>
            </w:pPr>
            <w:r w:rsidRPr="380891C9">
              <w:rPr>
                <w:rFonts w:ascii="Calibri" w:hAnsi="Calibri" w:eastAsia="Calibri" w:cs="Calibri"/>
              </w:rPr>
              <w:t>Lookup field name</w:t>
            </w:r>
          </w:p>
        </w:tc>
      </w:tr>
      <w:tr w:rsidR="380891C9" w:rsidTr="380891C9" w14:paraId="2DEE7534" w14:textId="77777777">
        <w:trPr>
          <w:trHeight w:val="300"/>
        </w:trPr>
        <w:tc>
          <w:tcPr>
            <w:tcW w:w="1265"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BCC3450" w14:textId="47AFFCA7">
            <w:pPr>
              <w:rPr>
                <w:rFonts w:ascii="Calibri" w:hAnsi="Calibri" w:eastAsia="Calibri" w:cs="Calibri"/>
              </w:rPr>
            </w:pPr>
            <w:r w:rsidRPr="380891C9">
              <w:rPr>
                <w:rFonts w:ascii="Calibri" w:hAnsi="Calibri" w:eastAsia="Calibri" w:cs="Calibri"/>
              </w:rPr>
              <w:t>User</w:t>
            </w:r>
          </w:p>
        </w:tc>
        <w:tc>
          <w:tcPr>
            <w:tcW w:w="151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56B0706" w14:textId="00FB67A3">
            <w:pPr>
              <w:rPr>
                <w:rFonts w:ascii="Calibri" w:hAnsi="Calibri" w:eastAsia="Calibri" w:cs="Calibri"/>
              </w:rPr>
            </w:pPr>
            <w:r w:rsidRPr="380891C9">
              <w:rPr>
                <w:rFonts w:ascii="Calibri" w:hAnsi="Calibri" w:eastAsia="Calibri" w:cs="Calibri"/>
              </w:rPr>
              <w:t>Customer</w:t>
            </w:r>
          </w:p>
        </w:tc>
        <w:tc>
          <w:tcPr>
            <w:tcW w:w="152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74B6DFB" w14:textId="4D6DCDA8">
            <w:pPr>
              <w:rPr>
                <w:rFonts w:ascii="Calibri" w:hAnsi="Calibri" w:eastAsia="Calibri" w:cs="Calibri"/>
              </w:rPr>
            </w:pPr>
            <w:r w:rsidRPr="380891C9">
              <w:rPr>
                <w:rFonts w:ascii="Calibri" w:hAnsi="Calibri" w:eastAsia="Calibri" w:cs="Calibri"/>
              </w:rPr>
              <w:t>Referential</w:t>
            </w:r>
          </w:p>
        </w:tc>
        <w:tc>
          <w:tcPr>
            <w:tcW w:w="349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7514316" w14:textId="7D3F6B17">
            <w:pPr>
              <w:rPr>
                <w:rFonts w:ascii="Calibri" w:hAnsi="Calibri" w:eastAsia="Calibri" w:cs="Calibri"/>
                <w:color w:val="C00000"/>
              </w:rPr>
            </w:pPr>
            <w:proofErr w:type="spellStart"/>
            <w:r w:rsidRPr="380891C9">
              <w:rPr>
                <w:rFonts w:ascii="Calibri" w:hAnsi="Calibri" w:eastAsia="Calibri" w:cs="Calibri"/>
                <w:color w:val="C00000"/>
              </w:rPr>
              <w:t>him_systemuser_account_Manager</w:t>
            </w:r>
            <w:proofErr w:type="spellEnd"/>
          </w:p>
        </w:tc>
        <w:tc>
          <w:tcPr>
            <w:tcW w:w="156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39E2EFE" w14:textId="4EF6D4DC">
            <w:pPr>
              <w:rPr>
                <w:rFonts w:ascii="Calibri" w:hAnsi="Calibri" w:eastAsia="Calibri" w:cs="Calibri"/>
              </w:rPr>
            </w:pPr>
            <w:r w:rsidRPr="380891C9">
              <w:rPr>
                <w:rFonts w:ascii="Calibri" w:hAnsi="Calibri" w:eastAsia="Calibri" w:cs="Calibri"/>
              </w:rPr>
              <w:t>Manager</w:t>
            </w:r>
          </w:p>
        </w:tc>
      </w:tr>
    </w:tbl>
    <w:p w:rsidR="009E7A5E" w:rsidP="380891C9" w:rsidRDefault="7E942CF2" w14:paraId="3894E859" w14:textId="1A1FF9F4">
      <w:pPr>
        <w:rPr>
          <w:rFonts w:ascii="Calibri" w:hAnsi="Calibri" w:eastAsia="Calibri" w:cs="Calibri"/>
        </w:rPr>
      </w:pPr>
      <w:r w:rsidRPr="380891C9">
        <w:rPr>
          <w:rFonts w:ascii="Calibri" w:hAnsi="Calibri" w:eastAsia="Calibri" w:cs="Calibri"/>
        </w:rPr>
        <w:t> </w:t>
      </w:r>
    </w:p>
    <w:p w:rsidR="009E7A5E" w:rsidP="380891C9" w:rsidRDefault="7E942CF2" w14:paraId="571E0FEF" w14:textId="360641F7">
      <w:pPr>
        <w:rPr>
          <w:rFonts w:ascii="Calibri" w:hAnsi="Calibri" w:eastAsia="Calibri" w:cs="Calibri"/>
        </w:rPr>
      </w:pPr>
      <w:r w:rsidRPr="380891C9">
        <w:rPr>
          <w:rFonts w:ascii="Calibri" w:hAnsi="Calibri" w:eastAsia="Calibri" w:cs="Calibri"/>
          <w:b/>
          <w:bCs/>
        </w:rPr>
        <w:t>Duplicate detection rules</w:t>
      </w:r>
    </w:p>
    <w:p w:rsidR="009E7A5E" w:rsidP="380891C9" w:rsidRDefault="009E7A5E" w14:paraId="76FB4EC8" w14:textId="7A6CD4AC">
      <w:pPr>
        <w:rPr>
          <w:rFonts w:ascii="Calibri" w:hAnsi="Calibri" w:eastAsia="Calibri" w:cs="Calibri"/>
        </w:rPr>
      </w:pPr>
      <w:commentRangeStart w:id="497964273"/>
    </w:p>
    <w:p w:rsidR="009E7A5E" w:rsidP="380891C9" w:rsidRDefault="7E942CF2" w14:paraId="14FAD3DE" w14:textId="4046B118">
      <w:pPr>
        <w:rPr>
          <w:rFonts w:ascii="Calibri" w:hAnsi="Calibri" w:eastAsia="Calibri" w:cs="Calibri"/>
        </w:rPr>
      </w:pPr>
      <w:r w:rsidRPr="380891C9">
        <w:rPr>
          <w:rFonts w:ascii="Calibri" w:hAnsi="Calibri" w:eastAsia="Calibri" w:cs="Calibri"/>
        </w:rPr>
        <w:t>The following duplicate detection rule will be enabled on the customer entity:</w:t>
      </w:r>
    </w:p>
    <w:p w:rsidR="009E7A5E" w:rsidP="0468D72C" w:rsidRDefault="7E942CF2" w14:paraId="3D90D788" w14:textId="2025DA34">
      <w:pPr>
        <w:pStyle w:val="ListParagraph"/>
        <w:rPr>
          <w:rFonts w:eastAsia="" w:eastAsiaTheme="minorEastAsia"/>
        </w:rPr>
      </w:pPr>
      <w:r w:rsidRPr="0468D72C" w:rsidR="7E942CF2">
        <w:rPr>
          <w:rFonts w:ascii="Calibri" w:hAnsi="Calibri" w:eastAsia="Calibri" w:cs="Calibri"/>
        </w:rPr>
        <w:t>Accounts with the same account name</w:t>
      </w:r>
      <w:commentRangeEnd w:id="497964273"/>
      <w:r>
        <w:rPr>
          <w:rStyle w:val="CommentReference"/>
        </w:rPr>
        <w:commentReference w:id="497964273"/>
      </w:r>
    </w:p>
    <w:p w:rsidR="009E7A5E" w:rsidP="380891C9" w:rsidRDefault="009E7A5E" w14:paraId="2433D66C" w14:textId="0CC71546">
      <w:pPr>
        <w:rPr>
          <w:rFonts w:ascii="Calibri" w:hAnsi="Calibri" w:eastAsia="Calibri" w:cs="Calibri"/>
        </w:rPr>
      </w:pPr>
    </w:p>
    <w:p w:rsidR="005A4AC3" w:rsidP="005A4AC3" w:rsidRDefault="005A4AC3" w14:paraId="4C87DECB" w14:textId="5500749B">
      <w:pPr>
        <w:pStyle w:val="Heading2"/>
        <w:rPr>
          <w:rFonts w:eastAsia="Calibri"/>
        </w:rPr>
      </w:pPr>
      <w:r>
        <w:rPr>
          <w:rFonts w:eastAsia="Calibri"/>
        </w:rPr>
        <w:t>Invoices</w:t>
      </w:r>
    </w:p>
    <w:p w:rsidR="005A4AC3" w:rsidP="005A4AC3" w:rsidRDefault="005A4AC3" w14:paraId="7557CD32" w14:textId="77777777"/>
    <w:p w:rsidR="005A4AC3" w:rsidP="005A4AC3" w:rsidRDefault="005A4AC3" w14:paraId="69A2D9A2" w14:textId="77777777">
      <w:pPr>
        <w:pStyle w:val="Heading2"/>
        <w:rPr>
          <w:rFonts w:eastAsia="Calibri"/>
        </w:rPr>
      </w:pPr>
      <w:r>
        <w:rPr>
          <w:rFonts w:eastAsia="Calibri"/>
        </w:rPr>
        <w:t>Table Permissions</w:t>
      </w:r>
    </w:p>
    <w:tbl>
      <w:tblPr>
        <w:tblStyle w:val="GridTable4-Accent1"/>
        <w:tblW w:w="0" w:type="auto"/>
        <w:tblLayout w:type="fixed"/>
        <w:tblLook w:val="04A0" w:firstRow="1" w:lastRow="0" w:firstColumn="1" w:lastColumn="0" w:noHBand="0" w:noVBand="1"/>
      </w:tblPr>
      <w:tblGrid>
        <w:gridCol w:w="974"/>
        <w:gridCol w:w="980"/>
        <w:gridCol w:w="974"/>
        <w:gridCol w:w="2107"/>
        <w:gridCol w:w="1800"/>
        <w:gridCol w:w="887"/>
        <w:gridCol w:w="1628"/>
      </w:tblGrid>
      <w:tr w:rsidR="005A4AC3" w:rsidTr="002C0B40" w14:paraId="1C1E0FD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rsidR="005A4AC3" w:rsidP="002C0B40" w:rsidRDefault="005A4AC3" w14:paraId="2784104B" w14:textId="77777777">
            <w:r>
              <w:t>Name</w:t>
            </w:r>
          </w:p>
        </w:tc>
        <w:tc>
          <w:tcPr>
            <w:tcW w:w="980" w:type="dxa"/>
          </w:tcPr>
          <w:p w:rsidR="005A4AC3" w:rsidP="002C0B40" w:rsidRDefault="005A4AC3" w14:paraId="1071CB11" w14:textId="77777777">
            <w:pPr>
              <w:cnfStyle w:val="100000000000" w:firstRow="1" w:lastRow="0" w:firstColumn="0" w:lastColumn="0" w:oddVBand="0" w:evenVBand="0" w:oddHBand="0" w:evenHBand="0" w:firstRowFirstColumn="0" w:firstRowLastColumn="0" w:lastRowFirstColumn="0" w:lastRowLastColumn="0"/>
            </w:pPr>
            <w:r>
              <w:t>Table</w:t>
            </w:r>
          </w:p>
        </w:tc>
        <w:tc>
          <w:tcPr>
            <w:tcW w:w="974" w:type="dxa"/>
          </w:tcPr>
          <w:p w:rsidR="005A4AC3" w:rsidP="002C0B40" w:rsidRDefault="005A4AC3" w14:paraId="7887F907" w14:textId="77777777">
            <w:pPr>
              <w:cnfStyle w:val="100000000000" w:firstRow="1" w:lastRow="0" w:firstColumn="0" w:lastColumn="0" w:oddVBand="0" w:evenVBand="0" w:oddHBand="0" w:evenHBand="0" w:firstRowFirstColumn="0" w:firstRowLastColumn="0" w:lastRowFirstColumn="0" w:lastRowLastColumn="0"/>
            </w:pPr>
            <w:r>
              <w:t>Access Type</w:t>
            </w:r>
          </w:p>
        </w:tc>
        <w:tc>
          <w:tcPr>
            <w:tcW w:w="2107" w:type="dxa"/>
          </w:tcPr>
          <w:p w:rsidR="005A4AC3" w:rsidP="002C0B40" w:rsidRDefault="005A4AC3" w14:paraId="1369880B" w14:textId="77777777">
            <w:pPr>
              <w:cnfStyle w:val="100000000000" w:firstRow="1" w:lastRow="0" w:firstColumn="0" w:lastColumn="0" w:oddVBand="0" w:evenVBand="0" w:oddHBand="0" w:evenHBand="0" w:firstRowFirstColumn="0" w:firstRowLastColumn="0" w:lastRowFirstColumn="0" w:lastRowLastColumn="0"/>
            </w:pPr>
            <w:r>
              <w:t>Relationship</w:t>
            </w:r>
          </w:p>
        </w:tc>
        <w:tc>
          <w:tcPr>
            <w:tcW w:w="1800" w:type="dxa"/>
          </w:tcPr>
          <w:p w:rsidR="005A4AC3" w:rsidP="002C0B40" w:rsidRDefault="005A4AC3" w14:paraId="5294C345" w14:textId="77777777">
            <w:pPr>
              <w:cnfStyle w:val="100000000000" w:firstRow="1" w:lastRow="0" w:firstColumn="0" w:lastColumn="0" w:oddVBand="0" w:evenVBand="0" w:oddHBand="0" w:evenHBand="0" w:firstRowFirstColumn="0" w:firstRowLastColumn="0" w:lastRowFirstColumn="0" w:lastRowLastColumn="0"/>
            </w:pPr>
            <w:r>
              <w:t>Permission</w:t>
            </w:r>
          </w:p>
        </w:tc>
        <w:tc>
          <w:tcPr>
            <w:tcW w:w="887" w:type="dxa"/>
          </w:tcPr>
          <w:p w:rsidR="005A4AC3" w:rsidP="002C0B40" w:rsidRDefault="005A4AC3" w14:paraId="30140D87" w14:textId="77777777">
            <w:pPr>
              <w:cnfStyle w:val="100000000000" w:firstRow="1" w:lastRow="0" w:firstColumn="0" w:lastColumn="0" w:oddVBand="0" w:evenVBand="0" w:oddHBand="0" w:evenHBand="0" w:firstRowFirstColumn="0" w:firstRowLastColumn="0" w:lastRowFirstColumn="0" w:lastRowLastColumn="0"/>
            </w:pPr>
            <w:r>
              <w:t>Type</w:t>
            </w:r>
          </w:p>
        </w:tc>
        <w:tc>
          <w:tcPr>
            <w:tcW w:w="1628" w:type="dxa"/>
          </w:tcPr>
          <w:p w:rsidR="005A4AC3" w:rsidP="002C0B40" w:rsidRDefault="005A4AC3" w14:paraId="0C57B742" w14:textId="77777777">
            <w:pPr>
              <w:cnfStyle w:val="100000000000" w:firstRow="1" w:lastRow="0" w:firstColumn="0" w:lastColumn="0" w:oddVBand="0" w:evenVBand="0" w:oddHBand="0" w:evenHBand="0" w:firstRowFirstColumn="0" w:firstRowLastColumn="0" w:lastRowFirstColumn="0" w:lastRowLastColumn="0"/>
            </w:pPr>
            <w:r>
              <w:t>Web Roles</w:t>
            </w:r>
          </w:p>
        </w:tc>
      </w:tr>
      <w:tr w:rsidR="005A4AC3" w:rsidTr="002C0B40" w14:paraId="1E26D47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rsidRPr="000C63D9" w:rsidR="005A4AC3" w:rsidP="002C0B40" w:rsidRDefault="005A4AC3" w14:paraId="48522257" w14:textId="77777777">
            <w:pPr>
              <w:rPr>
                <w:sz w:val="18"/>
                <w:szCs w:val="18"/>
              </w:rPr>
            </w:pPr>
            <w:r w:rsidRPr="000C63D9">
              <w:rPr>
                <w:sz w:val="18"/>
                <w:szCs w:val="18"/>
              </w:rPr>
              <w:t>Invoices by Account</w:t>
            </w:r>
          </w:p>
        </w:tc>
        <w:tc>
          <w:tcPr>
            <w:tcW w:w="980" w:type="dxa"/>
          </w:tcPr>
          <w:p w:rsidRPr="000C63D9" w:rsidR="005A4AC3" w:rsidP="002C0B40" w:rsidRDefault="005A4AC3" w14:paraId="11FC33C8"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0C63D9">
              <w:rPr>
                <w:sz w:val="18"/>
                <w:szCs w:val="18"/>
              </w:rPr>
              <w:t>Invoice (invoice)</w:t>
            </w:r>
          </w:p>
        </w:tc>
        <w:tc>
          <w:tcPr>
            <w:tcW w:w="974" w:type="dxa"/>
          </w:tcPr>
          <w:p w:rsidRPr="000C63D9" w:rsidR="005A4AC3" w:rsidP="002C0B40" w:rsidRDefault="005A4AC3" w14:paraId="135B40C6"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0C63D9">
              <w:rPr>
                <w:sz w:val="18"/>
                <w:szCs w:val="18"/>
              </w:rPr>
              <w:t>Account access</w:t>
            </w:r>
          </w:p>
        </w:tc>
        <w:tc>
          <w:tcPr>
            <w:tcW w:w="2107" w:type="dxa"/>
          </w:tcPr>
          <w:p w:rsidRPr="000C63D9" w:rsidR="005A4AC3" w:rsidP="002C0B40" w:rsidRDefault="005A4AC3" w14:paraId="2ED0997D" w14:textId="77777777">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0C63D9">
              <w:rPr>
                <w:sz w:val="18"/>
                <w:szCs w:val="18"/>
              </w:rPr>
              <w:t>Invoice_customer_accounts</w:t>
            </w:r>
            <w:proofErr w:type="spellEnd"/>
          </w:p>
        </w:tc>
        <w:tc>
          <w:tcPr>
            <w:tcW w:w="1800" w:type="dxa"/>
          </w:tcPr>
          <w:p w:rsidRPr="000C63D9" w:rsidR="005A4AC3" w:rsidP="002C0B40" w:rsidRDefault="005A4AC3" w14:paraId="139D14A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0C63D9">
              <w:rPr>
                <w:sz w:val="18"/>
                <w:szCs w:val="18"/>
              </w:rPr>
              <w:t>Read-Append-Append to</w:t>
            </w:r>
          </w:p>
        </w:tc>
        <w:tc>
          <w:tcPr>
            <w:tcW w:w="887" w:type="dxa"/>
          </w:tcPr>
          <w:p w:rsidRPr="000C63D9" w:rsidR="005A4AC3" w:rsidP="002C0B40" w:rsidRDefault="005A4AC3" w14:paraId="0C2ED02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0C63D9">
              <w:rPr>
                <w:sz w:val="18"/>
                <w:szCs w:val="18"/>
              </w:rPr>
              <w:t>Parent</w:t>
            </w:r>
          </w:p>
        </w:tc>
        <w:tc>
          <w:tcPr>
            <w:tcW w:w="1628" w:type="dxa"/>
          </w:tcPr>
          <w:p w:rsidRPr="000C63D9" w:rsidR="005A4AC3" w:rsidP="002C0B40" w:rsidRDefault="005A4AC3" w14:paraId="7AF4D89C" w14:textId="77777777">
            <w:pPr>
              <w:cnfStyle w:val="000000100000" w:firstRow="0" w:lastRow="0" w:firstColumn="0" w:lastColumn="0" w:oddVBand="0" w:evenVBand="0" w:oddHBand="1" w:evenHBand="0" w:firstRowFirstColumn="0" w:firstRowLastColumn="0" w:lastRowFirstColumn="0" w:lastRowLastColumn="0"/>
              <w:rPr>
                <w:sz w:val="18"/>
                <w:szCs w:val="18"/>
              </w:rPr>
            </w:pPr>
            <w:r w:rsidRPr="000C63D9">
              <w:rPr>
                <w:sz w:val="18"/>
                <w:szCs w:val="18"/>
              </w:rPr>
              <w:t>Administrators, Authenticated Users, Customer Representative</w:t>
            </w:r>
          </w:p>
        </w:tc>
      </w:tr>
    </w:tbl>
    <w:p w:rsidRPr="005A4AC3" w:rsidR="005A4AC3" w:rsidP="005A4AC3" w:rsidRDefault="005A4AC3" w14:paraId="11CFBD6E" w14:textId="77777777">
      <w:pPr>
        <w:rPr>
          <w:rFonts w:eastAsia="Calibri"/>
        </w:rPr>
      </w:pPr>
    </w:p>
    <w:p w:rsidR="009E7A5E" w:rsidP="380891C9" w:rsidRDefault="7E942CF2" w14:paraId="716CB1DB" w14:textId="175E1C69">
      <w:pPr>
        <w:pStyle w:val="Heading2"/>
        <w:rPr>
          <w:rFonts w:ascii="Calibri Light" w:hAnsi="Calibri Light" w:eastAsia="Calibri Light" w:cs="Calibri Light"/>
        </w:rPr>
      </w:pPr>
      <w:r w:rsidRPr="380891C9">
        <w:rPr>
          <w:rFonts w:ascii="Calibri Light" w:hAnsi="Calibri Light" w:eastAsia="Calibri Light" w:cs="Calibri Light"/>
        </w:rPr>
        <w:t>Contact</w:t>
      </w:r>
    </w:p>
    <w:p w:rsidR="009E7A5E" w:rsidP="380891C9" w:rsidRDefault="7E942CF2" w14:paraId="45030E43" w14:textId="0ED9D736">
      <w:pPr>
        <w:rPr>
          <w:rFonts w:ascii="Calibri" w:hAnsi="Calibri" w:eastAsia="Calibri" w:cs="Calibri"/>
        </w:rPr>
      </w:pPr>
      <w:r w:rsidRPr="380891C9">
        <w:rPr>
          <w:rFonts w:ascii="Calibri" w:hAnsi="Calibri" w:eastAsia="Calibri" w:cs="Calibri"/>
        </w:rPr>
        <w:t>We are going to use the existing contact entity to store contacts associated with the customer.</w:t>
      </w:r>
    </w:p>
    <w:p w:rsidR="009E7A5E" w:rsidP="380891C9" w:rsidRDefault="009E7A5E" w14:paraId="12CF76D9" w14:textId="4D110CA9">
      <w:pPr>
        <w:rPr>
          <w:rFonts w:ascii="Calibri" w:hAnsi="Calibri" w:eastAsia="Calibri" w:cs="Calibri"/>
        </w:rPr>
      </w:pPr>
    </w:p>
    <w:p w:rsidR="009E7A5E" w:rsidP="380891C9" w:rsidRDefault="7E942CF2" w14:paraId="7112B6BB" w14:textId="1D0ACEBE">
      <w:pPr>
        <w:rPr>
          <w:rFonts w:ascii="Calibri" w:hAnsi="Calibri" w:eastAsia="Calibri" w:cs="Calibri"/>
        </w:rPr>
      </w:pPr>
      <w:r w:rsidRPr="380891C9">
        <w:rPr>
          <w:rFonts w:ascii="Calibri" w:hAnsi="Calibri" w:eastAsia="Calibri" w:cs="Calibri"/>
          <w:b/>
          <w:bCs/>
        </w:rPr>
        <w:t>Contact form</w:t>
      </w:r>
    </w:p>
    <w:p w:rsidR="009E7A5E" w:rsidP="380891C9" w:rsidRDefault="7E942CF2" w14:paraId="4A012A59" w14:textId="065D8BAD">
      <w:pPr>
        <w:rPr>
          <w:rFonts w:ascii="Calibri" w:hAnsi="Calibri" w:eastAsia="Calibri" w:cs="Calibri"/>
        </w:rPr>
      </w:pPr>
      <w:r w:rsidRPr="380891C9">
        <w:rPr>
          <w:rFonts w:ascii="Calibri" w:hAnsi="Calibri" w:eastAsia="Calibri" w:cs="Calibri"/>
        </w:rPr>
        <w:t>We will be customizing an out-of-the-box Contact form, to look like the following:</w:t>
      </w:r>
    </w:p>
    <w:p w:rsidR="009E7A5E" w:rsidP="380891C9" w:rsidRDefault="7E942CF2" w14:paraId="69511E87" w14:textId="2920C265">
      <w:pPr>
        <w:rPr>
          <w:rFonts w:ascii="Calibri" w:hAnsi="Calibri" w:eastAsia="Calibri" w:cs="Calibri"/>
        </w:rPr>
      </w:pPr>
      <w:r>
        <w:rPr>
          <w:noProof/>
        </w:rPr>
        <w:drawing>
          <wp:inline distT="0" distB="0" distL="0" distR="0" wp14:anchorId="7CCADD07" wp14:editId="78B0EA15">
            <wp:extent cx="228600" cy="228600"/>
            <wp:effectExtent l="0" t="0" r="0" b="0"/>
            <wp:docPr id="128583060" name="Picture 12858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9E7A5E" w:rsidP="380891C9" w:rsidRDefault="009E7A5E" w14:paraId="65943C25" w14:textId="1149D27D">
      <w:pPr>
        <w:rPr>
          <w:rFonts w:ascii="Calibri" w:hAnsi="Calibri" w:eastAsia="Calibri" w:cs="Calibri"/>
        </w:rPr>
      </w:pPr>
    </w:p>
    <w:p w:rsidR="009E7A5E" w:rsidP="380891C9" w:rsidRDefault="7E942CF2" w14:paraId="4D9E3A45" w14:textId="6E57BAAC">
      <w:pPr>
        <w:rPr>
          <w:rFonts w:ascii="Calibri" w:hAnsi="Calibri" w:eastAsia="Calibri" w:cs="Calibri"/>
        </w:rPr>
      </w:pPr>
      <w:r w:rsidRPr="380891C9">
        <w:rPr>
          <w:rFonts w:ascii="Calibri" w:hAnsi="Calibri" w:eastAsia="Calibri" w:cs="Calibri"/>
          <w:b/>
          <w:bCs/>
        </w:rPr>
        <w:t>Attributes</w:t>
      </w:r>
    </w:p>
    <w:p w:rsidR="009E7A5E" w:rsidP="380891C9" w:rsidRDefault="7E942CF2" w14:paraId="687ECB66" w14:textId="20AACBC0">
      <w:pPr>
        <w:rPr>
          <w:rFonts w:ascii="Calibri" w:hAnsi="Calibri" w:eastAsia="Calibri" w:cs="Calibri"/>
        </w:rPr>
      </w:pPr>
      <w:r w:rsidRPr="380891C9">
        <w:rPr>
          <w:rFonts w:ascii="Calibri" w:hAnsi="Calibri" w:eastAsia="Calibri" w:cs="Calibri"/>
        </w:rPr>
        <w:t>Please refer to the </w:t>
      </w:r>
      <w:r w:rsidRPr="380891C9">
        <w:rPr>
          <w:rFonts w:ascii="Calibri" w:hAnsi="Calibri" w:eastAsia="Calibri" w:cs="Calibri"/>
          <w:color w:val="C00000"/>
        </w:rPr>
        <w:t>Appendix1</w:t>
      </w:r>
      <w:r w:rsidRPr="380891C9">
        <w:rPr>
          <w:rFonts w:ascii="Calibri" w:hAnsi="Calibri" w:eastAsia="Calibri" w:cs="Calibri"/>
        </w:rPr>
        <w:t> folder on the GitHub repository for this book, at </w:t>
      </w:r>
      <w:hyperlink r:id="rId20">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79A3ECC3" w14:textId="4A8DBC09">
      <w:pPr>
        <w:rPr>
          <w:rFonts w:ascii="Calibri" w:hAnsi="Calibri" w:eastAsia="Calibri" w:cs="Calibri"/>
        </w:rPr>
      </w:pPr>
    </w:p>
    <w:p w:rsidR="009E7A5E" w:rsidP="380891C9" w:rsidRDefault="7E942CF2" w14:paraId="72758335" w14:textId="6BEC8E03">
      <w:pPr>
        <w:rPr>
          <w:rFonts w:ascii="Calibri" w:hAnsi="Calibri" w:eastAsia="Calibri" w:cs="Calibri"/>
        </w:rPr>
      </w:pPr>
      <w:r w:rsidRPr="380891C9">
        <w:rPr>
          <w:rFonts w:ascii="Calibri" w:hAnsi="Calibri" w:eastAsia="Calibri" w:cs="Calibri"/>
          <w:b/>
          <w:bCs/>
        </w:rPr>
        <w:t>Views</w:t>
      </w:r>
    </w:p>
    <w:p w:rsidR="009E7A5E" w:rsidP="380891C9" w:rsidRDefault="7E942CF2" w14:paraId="3970BCA1" w14:textId="5E653DFE">
      <w:pPr>
        <w:rPr>
          <w:rFonts w:ascii="Calibri" w:hAnsi="Calibri" w:eastAsia="Calibri" w:cs="Calibri"/>
        </w:rPr>
      </w:pPr>
      <w:r w:rsidRPr="380891C9">
        <w:rPr>
          <w:rFonts w:ascii="Calibri" w:hAnsi="Calibri" w:eastAsia="Calibri" w:cs="Calibri"/>
        </w:rPr>
        <w:t>We will be using the following views for our customer entity:</w:t>
      </w:r>
    </w:p>
    <w:p w:rsidR="009E7A5E" w:rsidP="380891C9" w:rsidRDefault="009E7A5E" w14:paraId="70EA53A4" w14:textId="524B56CF">
      <w:pPr>
        <w:rPr>
          <w:rFonts w:ascii="Calibri" w:hAnsi="Calibri" w:eastAsia="Calibri" w:cs="Calibri"/>
        </w:rPr>
      </w:pPr>
    </w:p>
    <w:tbl>
      <w:tblPr>
        <w:tblW w:w="0" w:type="auto"/>
        <w:tblLayout w:type="fixed"/>
        <w:tblLook w:val="04A0" w:firstRow="1" w:lastRow="0" w:firstColumn="1" w:lastColumn="0" w:noHBand="0" w:noVBand="1"/>
      </w:tblPr>
      <w:tblGrid>
        <w:gridCol w:w="4544"/>
        <w:gridCol w:w="1302"/>
        <w:gridCol w:w="3513"/>
      </w:tblGrid>
      <w:tr w:rsidR="380891C9" w:rsidTr="380891C9" w14:paraId="78494BC6"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9722B68" w14:textId="0E566401">
            <w:pPr>
              <w:rPr>
                <w:rFonts w:ascii="Calibri" w:hAnsi="Calibri" w:eastAsia="Calibri" w:cs="Calibri"/>
              </w:rPr>
            </w:pPr>
            <w:r w:rsidRPr="380891C9">
              <w:rPr>
                <w:rFonts w:ascii="Calibri" w:hAnsi="Calibri" w:eastAsia="Calibri" w:cs="Calibri"/>
              </w:rPr>
              <w:t>Default view</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63EA924" w14:textId="068F3880">
            <w:pPr>
              <w:rPr>
                <w:rFonts w:ascii="Calibri" w:hAnsi="Calibri" w:eastAsia="Calibri" w:cs="Calibri"/>
              </w:rPr>
            </w:pPr>
            <w:r w:rsidRPr="380891C9">
              <w:rPr>
                <w:rFonts w:ascii="Calibri" w:hAnsi="Calibri" w:eastAsia="Calibri" w:cs="Calibri"/>
              </w:rPr>
              <w:t>Sorting</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2230811" w14:textId="2346982C">
            <w:pPr>
              <w:rPr>
                <w:rFonts w:ascii="Calibri" w:hAnsi="Calibri" w:eastAsia="Calibri" w:cs="Calibri"/>
              </w:rPr>
            </w:pPr>
            <w:r w:rsidRPr="380891C9">
              <w:rPr>
                <w:rFonts w:ascii="Calibri" w:hAnsi="Calibri" w:eastAsia="Calibri" w:cs="Calibri"/>
              </w:rPr>
              <w:t>Filter condition</w:t>
            </w:r>
          </w:p>
        </w:tc>
      </w:tr>
      <w:tr w:rsidR="380891C9" w:rsidTr="380891C9" w14:paraId="66DDA0CD"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D35ED7F" w14:textId="5205C463">
            <w:pPr>
              <w:rPr>
                <w:rFonts w:ascii="Calibri" w:hAnsi="Calibri" w:eastAsia="Calibri" w:cs="Calibri"/>
              </w:rPr>
            </w:pPr>
            <w:r w:rsidRPr="380891C9">
              <w:rPr>
                <w:rFonts w:ascii="Calibri" w:hAnsi="Calibri" w:eastAsia="Calibri" w:cs="Calibri"/>
              </w:rPr>
              <w:t>Active Contacts</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B978D69" w14:textId="3FC8479D">
            <w:pPr>
              <w:rPr>
                <w:rFonts w:ascii="Calibri" w:hAnsi="Calibri" w:eastAsia="Calibri" w:cs="Calibri"/>
              </w:rPr>
            </w:pPr>
            <w:r w:rsidRPr="380891C9">
              <w:rPr>
                <w:rFonts w:ascii="Calibri" w:hAnsi="Calibri" w:eastAsia="Calibri" w:cs="Calibri"/>
              </w:rPr>
              <w:t>Name</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8B8019E" w14:textId="0862FC1B">
            <w:pPr>
              <w:rPr>
                <w:rFonts w:ascii="Calibri" w:hAnsi="Calibri" w:eastAsia="Calibri" w:cs="Calibri"/>
              </w:rPr>
            </w:pPr>
            <w:r w:rsidRPr="380891C9">
              <w:rPr>
                <w:rFonts w:ascii="Calibri" w:hAnsi="Calibri" w:eastAsia="Calibri" w:cs="Calibri"/>
              </w:rPr>
              <w:t>Status Equals Active</w:t>
            </w:r>
          </w:p>
        </w:tc>
      </w:tr>
      <w:tr w:rsidR="380891C9" w:rsidTr="380891C9" w14:paraId="3EC02641"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8CDF438" w14:textId="707255E9">
            <w:pPr>
              <w:rPr>
                <w:rFonts w:ascii="Calibri" w:hAnsi="Calibri" w:eastAsia="Calibri" w:cs="Calibri"/>
              </w:rPr>
            </w:pPr>
            <w:r w:rsidRPr="380891C9">
              <w:rPr>
                <w:rFonts w:ascii="Calibri" w:hAnsi="Calibri" w:eastAsia="Calibri" w:cs="Calibri"/>
              </w:rPr>
              <w:t>Inactive Contacts</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3DC43EB" w14:textId="105E8DEC">
            <w:pPr>
              <w:rPr>
                <w:rFonts w:ascii="Calibri" w:hAnsi="Calibri" w:eastAsia="Calibri" w:cs="Calibri"/>
              </w:rPr>
            </w:pPr>
            <w:r w:rsidRPr="380891C9">
              <w:rPr>
                <w:rFonts w:ascii="Calibri" w:hAnsi="Calibri" w:eastAsia="Calibri" w:cs="Calibri"/>
              </w:rPr>
              <w:t>Name</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C4478D2" w14:textId="30D55AF6">
            <w:pPr>
              <w:rPr>
                <w:rFonts w:ascii="Calibri" w:hAnsi="Calibri" w:eastAsia="Calibri" w:cs="Calibri"/>
              </w:rPr>
            </w:pPr>
            <w:r w:rsidRPr="380891C9">
              <w:rPr>
                <w:rFonts w:ascii="Calibri" w:hAnsi="Calibri" w:eastAsia="Calibri" w:cs="Calibri"/>
              </w:rPr>
              <w:t>Status Equals Inactive</w:t>
            </w:r>
          </w:p>
        </w:tc>
      </w:tr>
      <w:tr w:rsidR="380891C9" w:rsidTr="380891C9" w14:paraId="4110F732"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AB3C7EF" w14:textId="5B86B6C7">
            <w:pPr>
              <w:rPr>
                <w:rFonts w:ascii="Calibri" w:hAnsi="Calibri" w:eastAsia="Calibri" w:cs="Calibri"/>
              </w:rPr>
            </w:pPr>
            <w:r w:rsidRPr="380891C9">
              <w:rPr>
                <w:rFonts w:ascii="Calibri" w:hAnsi="Calibri" w:eastAsia="Calibri" w:cs="Calibri"/>
              </w:rPr>
              <w:t>Contact Lookup View</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2F739BC" w14:textId="19C24154">
            <w:pPr>
              <w:rPr>
                <w:rFonts w:ascii="Calibri" w:hAnsi="Calibri" w:eastAsia="Calibri" w:cs="Calibri"/>
              </w:rPr>
            </w:pPr>
            <w:r w:rsidRPr="380891C9">
              <w:rPr>
                <w:rFonts w:ascii="Calibri" w:hAnsi="Calibri" w:eastAsia="Calibri" w:cs="Calibri"/>
              </w:rPr>
              <w:t>Name</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C909A0D" w14:textId="263CB1B1">
            <w:pPr>
              <w:rPr>
                <w:rFonts w:ascii="Calibri" w:hAnsi="Calibri" w:eastAsia="Calibri" w:cs="Calibri"/>
              </w:rPr>
            </w:pPr>
            <w:r w:rsidRPr="380891C9">
              <w:rPr>
                <w:rFonts w:ascii="Calibri" w:hAnsi="Calibri" w:eastAsia="Calibri" w:cs="Calibri"/>
              </w:rPr>
              <w:t>Status Equals Active</w:t>
            </w:r>
          </w:p>
        </w:tc>
      </w:tr>
      <w:tr w:rsidR="380891C9" w:rsidTr="380891C9" w14:paraId="4ACA4D6A"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CDFE35C" w14:textId="4FBA9DF8">
            <w:pPr>
              <w:rPr>
                <w:rFonts w:ascii="Calibri" w:hAnsi="Calibri" w:eastAsia="Calibri" w:cs="Calibri"/>
              </w:rPr>
            </w:pPr>
            <w:r w:rsidRPr="380891C9">
              <w:rPr>
                <w:rFonts w:ascii="Calibri" w:hAnsi="Calibri" w:eastAsia="Calibri" w:cs="Calibri"/>
              </w:rPr>
              <w:t>Contact Associated View</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F449149" w14:textId="40876ECA">
            <w:pPr>
              <w:rPr>
                <w:rFonts w:ascii="Calibri" w:hAnsi="Calibri" w:eastAsia="Calibri" w:cs="Calibri"/>
              </w:rPr>
            </w:pPr>
            <w:r w:rsidRPr="380891C9">
              <w:rPr>
                <w:rFonts w:ascii="Calibri" w:hAnsi="Calibri" w:eastAsia="Calibri" w:cs="Calibri"/>
              </w:rPr>
              <w:t>Name</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9AE4E99" w14:textId="128D7460">
            <w:pPr>
              <w:rPr>
                <w:rFonts w:ascii="Calibri" w:hAnsi="Calibri" w:eastAsia="Calibri" w:cs="Calibri"/>
              </w:rPr>
            </w:pPr>
            <w:r w:rsidRPr="380891C9">
              <w:rPr>
                <w:rFonts w:ascii="Calibri" w:hAnsi="Calibri" w:eastAsia="Calibri" w:cs="Calibri"/>
              </w:rPr>
              <w:t>Status Equals Active</w:t>
            </w:r>
          </w:p>
        </w:tc>
      </w:tr>
      <w:tr w:rsidR="380891C9" w:rsidTr="380891C9" w14:paraId="50F88D2D" w14:textId="77777777">
        <w:trPr>
          <w:trHeight w:val="300"/>
        </w:trPr>
        <w:tc>
          <w:tcPr>
            <w:tcW w:w="454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DFA9D62" w14:textId="79A04110">
            <w:pPr>
              <w:rPr>
                <w:rFonts w:ascii="Calibri" w:hAnsi="Calibri" w:eastAsia="Calibri" w:cs="Calibri"/>
              </w:rPr>
            </w:pPr>
            <w:r w:rsidRPr="380891C9">
              <w:rPr>
                <w:rFonts w:ascii="Calibri" w:hAnsi="Calibri" w:eastAsia="Calibri" w:cs="Calibri"/>
              </w:rPr>
              <w:t>Contact Advanced Find View</w:t>
            </w:r>
          </w:p>
        </w:tc>
        <w:tc>
          <w:tcPr>
            <w:tcW w:w="1302"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C3A175B" w14:textId="32DED085">
            <w:pPr>
              <w:rPr>
                <w:rFonts w:ascii="Calibri" w:hAnsi="Calibri" w:eastAsia="Calibri" w:cs="Calibri"/>
              </w:rPr>
            </w:pPr>
            <w:r w:rsidRPr="380891C9">
              <w:rPr>
                <w:rFonts w:ascii="Calibri" w:hAnsi="Calibri" w:eastAsia="Calibri" w:cs="Calibri"/>
              </w:rPr>
              <w:t>Name</w:t>
            </w:r>
          </w:p>
        </w:tc>
        <w:tc>
          <w:tcPr>
            <w:tcW w:w="351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5C23B87" w14:textId="0DAC8106">
            <w:pPr>
              <w:rPr>
                <w:rFonts w:ascii="Calibri" w:hAnsi="Calibri" w:eastAsia="Calibri" w:cs="Calibri"/>
              </w:rPr>
            </w:pPr>
            <w:r w:rsidRPr="380891C9">
              <w:rPr>
                <w:rFonts w:ascii="Calibri" w:hAnsi="Calibri" w:eastAsia="Calibri" w:cs="Calibri"/>
              </w:rPr>
              <w:t>Status Equals Active</w:t>
            </w:r>
          </w:p>
        </w:tc>
      </w:tr>
    </w:tbl>
    <w:p w:rsidR="009E7A5E" w:rsidP="380891C9" w:rsidRDefault="7E942CF2" w14:paraId="7AA5C976" w14:textId="63D28BE0">
      <w:pPr>
        <w:rPr>
          <w:rFonts w:ascii="Calibri" w:hAnsi="Calibri" w:eastAsia="Calibri" w:cs="Calibri"/>
        </w:rPr>
      </w:pPr>
      <w:r w:rsidRPr="380891C9">
        <w:rPr>
          <w:rFonts w:ascii="Calibri" w:hAnsi="Calibri" w:eastAsia="Calibri" w:cs="Calibri"/>
        </w:rPr>
        <w:t> </w:t>
      </w:r>
    </w:p>
    <w:p w:rsidR="009E7A5E" w:rsidP="380891C9" w:rsidRDefault="7E942CF2" w14:paraId="3D17CA8F" w14:textId="655EDCA9">
      <w:pPr>
        <w:rPr>
          <w:rFonts w:ascii="Calibri" w:hAnsi="Calibri" w:eastAsia="Calibri" w:cs="Calibri"/>
        </w:rPr>
      </w:pPr>
      <w:proofErr w:type="gramStart"/>
      <w:r w:rsidRPr="380891C9">
        <w:rPr>
          <w:rFonts w:ascii="Calibri" w:hAnsi="Calibri" w:eastAsia="Calibri" w:cs="Calibri"/>
          <w:i/>
          <w:iCs/>
        </w:rPr>
        <w:t>All of</w:t>
      </w:r>
      <w:proofErr w:type="gramEnd"/>
      <w:r w:rsidRPr="380891C9">
        <w:rPr>
          <w:rFonts w:ascii="Calibri" w:hAnsi="Calibri" w:eastAsia="Calibri" w:cs="Calibri"/>
          <w:i/>
          <w:iCs/>
        </w:rPr>
        <w:t xml:space="preserve"> the views will have the following fields:</w:t>
      </w:r>
    </w:p>
    <w:p w:rsidR="009E7A5E" w:rsidP="380891C9" w:rsidRDefault="7E942CF2" w14:paraId="4D32AC31" w14:textId="39C01A7F">
      <w:pPr>
        <w:pStyle w:val="ListParagraph"/>
        <w:rPr>
          <w:rFonts w:eastAsiaTheme="minorEastAsia"/>
        </w:rPr>
      </w:pPr>
      <w:r w:rsidRPr="380891C9">
        <w:rPr>
          <w:rFonts w:ascii="Calibri" w:hAnsi="Calibri" w:eastAsia="Calibri" w:cs="Calibri"/>
        </w:rPr>
        <w:t>Full name</w:t>
      </w:r>
    </w:p>
    <w:p w:rsidR="009E7A5E" w:rsidP="380891C9" w:rsidRDefault="7E942CF2" w14:paraId="47D4BD7E" w14:textId="6F193967">
      <w:pPr>
        <w:pStyle w:val="ListParagraph"/>
        <w:rPr>
          <w:rFonts w:eastAsiaTheme="minorEastAsia"/>
        </w:rPr>
      </w:pPr>
      <w:r w:rsidRPr="380891C9">
        <w:rPr>
          <w:rFonts w:ascii="Calibri" w:hAnsi="Calibri" w:eastAsia="Calibri" w:cs="Calibri"/>
        </w:rPr>
        <w:t>Customer name</w:t>
      </w:r>
    </w:p>
    <w:p w:rsidR="009E7A5E" w:rsidP="380891C9" w:rsidRDefault="7E942CF2" w14:paraId="0AF70F01" w14:textId="7E2C4B51">
      <w:pPr>
        <w:pStyle w:val="ListParagraph"/>
        <w:rPr>
          <w:rFonts w:eastAsiaTheme="minorEastAsia"/>
        </w:rPr>
      </w:pPr>
      <w:r w:rsidRPr="380891C9">
        <w:rPr>
          <w:rFonts w:ascii="Calibri" w:hAnsi="Calibri" w:eastAsia="Calibri" w:cs="Calibri"/>
        </w:rPr>
        <w:t>Email</w:t>
      </w:r>
    </w:p>
    <w:p w:rsidR="009E7A5E" w:rsidP="380891C9" w:rsidRDefault="7E942CF2" w14:paraId="01BECA20" w14:textId="60BEEDE3">
      <w:pPr>
        <w:pStyle w:val="ListParagraph"/>
        <w:rPr>
          <w:rFonts w:eastAsiaTheme="minorEastAsia"/>
        </w:rPr>
      </w:pPr>
      <w:r w:rsidRPr="380891C9">
        <w:rPr>
          <w:rFonts w:ascii="Calibri" w:hAnsi="Calibri" w:eastAsia="Calibri" w:cs="Calibri"/>
        </w:rPr>
        <w:t>Mobile phone</w:t>
      </w:r>
    </w:p>
    <w:p w:rsidR="009E7A5E" w:rsidP="380891C9" w:rsidRDefault="009E7A5E" w14:paraId="765F4101" w14:textId="01C9D221">
      <w:pPr>
        <w:rPr>
          <w:rFonts w:ascii="Calibri" w:hAnsi="Calibri" w:eastAsia="Calibri" w:cs="Calibri"/>
        </w:rPr>
      </w:pPr>
    </w:p>
    <w:p w:rsidR="009E7A5E" w:rsidP="380891C9" w:rsidRDefault="7E942CF2" w14:paraId="36A0685F" w14:textId="012C9792">
      <w:pPr>
        <w:rPr>
          <w:rFonts w:ascii="Calibri" w:hAnsi="Calibri" w:eastAsia="Calibri" w:cs="Calibri"/>
        </w:rPr>
      </w:pPr>
      <w:r w:rsidRPr="380891C9">
        <w:rPr>
          <w:rFonts w:ascii="Calibri" w:hAnsi="Calibri" w:eastAsia="Calibri" w:cs="Calibri"/>
          <w:b/>
          <w:bCs/>
        </w:rPr>
        <w:t>Auto service</w:t>
      </w:r>
    </w:p>
    <w:p w:rsidR="009E7A5E" w:rsidP="380891C9" w:rsidRDefault="007E377A" w14:paraId="6FDFB0FB" w14:textId="3B7B8977">
      <w:pPr>
        <w:rPr>
          <w:rFonts w:ascii="Calibri" w:hAnsi="Calibri" w:eastAsia="Calibri" w:cs="Calibri"/>
        </w:rPr>
      </w:pPr>
      <w:r>
        <w:br/>
      </w:r>
      <w:r w:rsidRPr="380891C9" w:rsidR="7E942CF2">
        <w:rPr>
          <w:rFonts w:ascii="Calibri" w:hAnsi="Calibri" w:eastAsia="Calibri" w:cs="Calibri"/>
        </w:rPr>
        <w:t>If we are going to reuse the opportunity entity to store service information, we need to customize the opportunity entity form, as we have in the following example:</w:t>
      </w:r>
    </w:p>
    <w:p w:rsidR="009E7A5E" w:rsidP="380891C9" w:rsidRDefault="009E7A5E" w14:paraId="2E0388DD" w14:textId="62149EB0">
      <w:pPr>
        <w:rPr>
          <w:rFonts w:ascii="Calibri" w:hAnsi="Calibri" w:eastAsia="Calibri" w:cs="Calibri"/>
        </w:rPr>
      </w:pPr>
    </w:p>
    <w:p w:rsidR="009E7A5E" w:rsidP="380891C9" w:rsidRDefault="7E942CF2" w14:paraId="2C2A9A77" w14:textId="71A8E351">
      <w:pPr>
        <w:rPr>
          <w:rFonts w:ascii="Calibri" w:hAnsi="Calibri" w:eastAsia="Calibri" w:cs="Calibri"/>
        </w:rPr>
      </w:pPr>
      <w:r>
        <w:rPr>
          <w:noProof/>
        </w:rPr>
        <w:drawing>
          <wp:inline distT="0" distB="0" distL="0" distR="0" wp14:anchorId="7FF303D5" wp14:editId="31425BBA">
            <wp:extent cx="228600" cy="228600"/>
            <wp:effectExtent l="0" t="0" r="0" b="0"/>
            <wp:docPr id="765955804" name="Picture 76595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9E7A5E" w:rsidP="380891C9" w:rsidRDefault="009E7A5E" w14:paraId="6AF64224" w14:textId="793125D5">
      <w:pPr>
        <w:rPr>
          <w:rFonts w:ascii="Calibri" w:hAnsi="Calibri" w:eastAsia="Calibri" w:cs="Calibri"/>
        </w:rPr>
      </w:pPr>
    </w:p>
    <w:p w:rsidR="009E7A5E" w:rsidP="380891C9" w:rsidRDefault="7E942CF2" w14:paraId="6945885A" w14:textId="1E659A2E">
      <w:pPr>
        <w:rPr>
          <w:rFonts w:ascii="Calibri" w:hAnsi="Calibri" w:eastAsia="Calibri" w:cs="Calibri"/>
        </w:rPr>
      </w:pPr>
      <w:r w:rsidRPr="380891C9">
        <w:rPr>
          <w:rFonts w:ascii="Calibri" w:hAnsi="Calibri" w:eastAsia="Calibri" w:cs="Calibri"/>
          <w:b/>
          <w:bCs/>
        </w:rPr>
        <w:t>Attributes</w:t>
      </w:r>
    </w:p>
    <w:p w:rsidR="009E7A5E" w:rsidP="380891C9" w:rsidRDefault="7E942CF2" w14:paraId="11F21876" w14:textId="4E7F2352">
      <w:pPr>
        <w:rPr>
          <w:rFonts w:ascii="Calibri" w:hAnsi="Calibri" w:eastAsia="Calibri" w:cs="Calibri"/>
        </w:rPr>
      </w:pPr>
      <w:r w:rsidRPr="380891C9">
        <w:rPr>
          <w:rFonts w:ascii="Calibri" w:hAnsi="Calibri" w:eastAsia="Calibri" w:cs="Calibri"/>
        </w:rPr>
        <w:t>Please refer to the </w:t>
      </w:r>
      <w:r w:rsidRPr="380891C9">
        <w:rPr>
          <w:rFonts w:ascii="Calibri" w:hAnsi="Calibri" w:eastAsia="Calibri" w:cs="Calibri"/>
          <w:color w:val="C00000"/>
        </w:rPr>
        <w:t>Appendix1</w:t>
      </w:r>
      <w:r w:rsidRPr="380891C9">
        <w:rPr>
          <w:rFonts w:ascii="Calibri" w:hAnsi="Calibri" w:eastAsia="Calibri" w:cs="Calibri"/>
        </w:rPr>
        <w:t> folder on the GitHub repository for this book, at </w:t>
      </w:r>
      <w:hyperlink r:id="rId21">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381E896F" w14:textId="04C41AAA">
      <w:pPr>
        <w:rPr>
          <w:rFonts w:ascii="Calibri" w:hAnsi="Calibri" w:eastAsia="Calibri" w:cs="Calibri"/>
        </w:rPr>
      </w:pPr>
    </w:p>
    <w:p w:rsidR="009E7A5E" w:rsidP="380891C9" w:rsidRDefault="7E942CF2" w14:paraId="103FED13" w14:textId="3EFE12E9">
      <w:pPr>
        <w:rPr>
          <w:rFonts w:ascii="Calibri" w:hAnsi="Calibri" w:eastAsia="Calibri" w:cs="Calibri"/>
        </w:rPr>
      </w:pPr>
      <w:r w:rsidRPr="380891C9">
        <w:rPr>
          <w:rFonts w:ascii="Calibri" w:hAnsi="Calibri" w:eastAsia="Calibri" w:cs="Calibri"/>
          <w:b/>
          <w:bCs/>
        </w:rPr>
        <w:t>Views</w:t>
      </w:r>
    </w:p>
    <w:p w:rsidR="009E7A5E" w:rsidP="380891C9" w:rsidRDefault="7E942CF2" w14:paraId="3CFAC95A" w14:textId="0EBA2669">
      <w:pPr>
        <w:rPr>
          <w:rFonts w:ascii="Calibri" w:hAnsi="Calibri" w:eastAsia="Calibri" w:cs="Calibri"/>
        </w:rPr>
      </w:pPr>
      <w:r w:rsidRPr="380891C9">
        <w:rPr>
          <w:rFonts w:ascii="Calibri" w:hAnsi="Calibri" w:eastAsia="Calibri" w:cs="Calibri"/>
        </w:rPr>
        <w:t>We will be using the following views for our auto service entity:</w:t>
      </w:r>
    </w:p>
    <w:tbl>
      <w:tblPr>
        <w:tblW w:w="9360" w:type="dxa"/>
        <w:tblLayout w:type="fixed"/>
        <w:tblLook w:val="04A0" w:firstRow="1" w:lastRow="0" w:firstColumn="1" w:lastColumn="0" w:noHBand="0" w:noVBand="1"/>
      </w:tblPr>
      <w:tblGrid>
        <w:gridCol w:w="3197"/>
        <w:gridCol w:w="3225"/>
        <w:gridCol w:w="945"/>
        <w:gridCol w:w="1993"/>
      </w:tblGrid>
      <w:tr w:rsidR="380891C9" w:rsidTr="6379542B" w14:paraId="4233298B"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4FCFBAB" w14:textId="1DE4836A">
            <w:pPr>
              <w:rPr>
                <w:rFonts w:ascii="Calibri" w:hAnsi="Calibri" w:eastAsia="Calibri" w:cs="Calibri"/>
              </w:rPr>
            </w:pPr>
            <w:r w:rsidRPr="380891C9">
              <w:rPr>
                <w:rFonts w:ascii="Calibri" w:hAnsi="Calibri" w:eastAsia="Calibri" w:cs="Calibri"/>
              </w:rPr>
              <w:t>Default view</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697FAF48" w14:textId="748A0E20">
            <w:pPr>
              <w:rPr>
                <w:rFonts w:ascii="Calibri" w:hAnsi="Calibri" w:eastAsia="Calibri" w:cs="Calibri"/>
              </w:rPr>
            </w:pPr>
            <w:r w:rsidRPr="380891C9">
              <w:rPr>
                <w:rFonts w:ascii="Calibri" w:hAnsi="Calibri" w:eastAsia="Calibri" w:cs="Calibri"/>
              </w:rPr>
              <w:t>Change to</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68E6E805" w14:textId="2600CCB8">
            <w:pPr>
              <w:rPr>
                <w:rFonts w:ascii="Calibri" w:hAnsi="Calibri" w:eastAsia="Calibri" w:cs="Calibri"/>
              </w:rPr>
            </w:pPr>
            <w:r w:rsidRPr="380891C9">
              <w:rPr>
                <w:rFonts w:ascii="Calibri" w:hAnsi="Calibri" w:eastAsia="Calibri" w:cs="Calibri"/>
              </w:rPr>
              <w:t>Sorting</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82CAFD1" w14:textId="00EB4BD6">
            <w:pPr>
              <w:rPr>
                <w:rFonts w:ascii="Calibri" w:hAnsi="Calibri" w:eastAsia="Calibri" w:cs="Calibri"/>
              </w:rPr>
            </w:pPr>
            <w:r w:rsidRPr="380891C9">
              <w:rPr>
                <w:rFonts w:ascii="Calibri" w:hAnsi="Calibri" w:eastAsia="Calibri" w:cs="Calibri"/>
              </w:rPr>
              <w:t>Filter condition</w:t>
            </w:r>
          </w:p>
        </w:tc>
      </w:tr>
      <w:tr w:rsidR="380891C9" w:rsidTr="6379542B" w14:paraId="68526B19"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51050C72" w14:textId="606793A0">
            <w:pPr>
              <w:rPr>
                <w:rFonts w:ascii="Calibri" w:hAnsi="Calibri" w:eastAsia="Calibri" w:cs="Calibri"/>
              </w:rPr>
            </w:pPr>
            <w:r w:rsidRPr="380891C9">
              <w:rPr>
                <w:rFonts w:ascii="Calibri" w:hAnsi="Calibri" w:eastAsia="Calibri" w:cs="Calibri"/>
              </w:rPr>
              <w:t>Open Opportunities</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6C9056DF" w14:textId="4479EA94">
            <w:pPr>
              <w:rPr>
                <w:rFonts w:ascii="Calibri" w:hAnsi="Calibri" w:eastAsia="Calibri" w:cs="Calibri"/>
              </w:rPr>
            </w:pPr>
            <w:r w:rsidRPr="380891C9">
              <w:rPr>
                <w:rFonts w:ascii="Calibri" w:hAnsi="Calibri" w:eastAsia="Calibri" w:cs="Calibri"/>
              </w:rPr>
              <w:t>Open Auto Services</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1CFD9A0D" w14:textId="22B4617B">
            <w:pPr>
              <w:rPr>
                <w:rFonts w:ascii="Calibri" w:hAnsi="Calibri" w:eastAsia="Calibri" w:cs="Calibri"/>
              </w:rPr>
            </w:pPr>
            <w:r w:rsidRPr="380891C9">
              <w:rPr>
                <w:rFonts w:ascii="Calibri" w:hAnsi="Calibri" w:eastAsia="Calibri" w:cs="Calibri"/>
              </w:rPr>
              <w:t>Topic</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7F40ECCA" w14:textId="7F6F9F28">
            <w:pPr>
              <w:rPr>
                <w:rFonts w:ascii="Calibri" w:hAnsi="Calibri" w:eastAsia="Calibri" w:cs="Calibri"/>
              </w:rPr>
            </w:pPr>
            <w:r w:rsidRPr="380891C9">
              <w:rPr>
                <w:rFonts w:ascii="Calibri" w:hAnsi="Calibri" w:eastAsia="Calibri" w:cs="Calibri"/>
              </w:rPr>
              <w:t>Status Equals Active</w:t>
            </w:r>
          </w:p>
        </w:tc>
      </w:tr>
      <w:tr w:rsidR="380891C9" w:rsidTr="6379542B" w14:paraId="4BD6F7C3"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397E2DBC" w14:textId="5DCE088C">
            <w:pPr>
              <w:rPr>
                <w:rFonts w:ascii="Calibri" w:hAnsi="Calibri" w:eastAsia="Calibri" w:cs="Calibri"/>
              </w:rPr>
            </w:pPr>
            <w:r w:rsidRPr="380891C9">
              <w:rPr>
                <w:rFonts w:ascii="Calibri" w:hAnsi="Calibri" w:eastAsia="Calibri" w:cs="Calibri"/>
              </w:rPr>
              <w:t>Closed Opportunities</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147A5CB6" w14:textId="5A6A7197">
            <w:pPr>
              <w:rPr>
                <w:rFonts w:ascii="Calibri" w:hAnsi="Calibri" w:eastAsia="Calibri" w:cs="Calibri"/>
              </w:rPr>
            </w:pPr>
            <w:r w:rsidRPr="380891C9">
              <w:rPr>
                <w:rFonts w:ascii="Calibri" w:hAnsi="Calibri" w:eastAsia="Calibri" w:cs="Calibri"/>
              </w:rPr>
              <w:t>Closed Auto Services</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1AF049E3" w14:textId="24FEAD28">
            <w:pPr>
              <w:rPr>
                <w:rFonts w:ascii="Calibri" w:hAnsi="Calibri" w:eastAsia="Calibri" w:cs="Calibri"/>
              </w:rPr>
            </w:pPr>
            <w:r w:rsidRPr="380891C9">
              <w:rPr>
                <w:rFonts w:ascii="Calibri" w:hAnsi="Calibri" w:eastAsia="Calibri" w:cs="Calibri"/>
              </w:rPr>
              <w:t>Topic</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3E52D594" w14:textId="74A3B518">
            <w:pPr>
              <w:rPr>
                <w:rFonts w:ascii="Calibri" w:hAnsi="Calibri" w:eastAsia="Calibri" w:cs="Calibri"/>
              </w:rPr>
            </w:pPr>
            <w:r w:rsidRPr="380891C9">
              <w:rPr>
                <w:rFonts w:ascii="Calibri" w:hAnsi="Calibri" w:eastAsia="Calibri" w:cs="Calibri"/>
              </w:rPr>
              <w:t>Status Equals Inactive</w:t>
            </w:r>
          </w:p>
        </w:tc>
      </w:tr>
      <w:tr w:rsidR="380891C9" w:rsidTr="6379542B" w14:paraId="09FC0455"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29AEF665" w14:textId="418E0CCE">
            <w:pPr>
              <w:rPr>
                <w:rFonts w:ascii="Calibri" w:hAnsi="Calibri" w:eastAsia="Calibri" w:cs="Calibri"/>
              </w:rPr>
            </w:pPr>
            <w:r w:rsidRPr="380891C9">
              <w:rPr>
                <w:rFonts w:ascii="Calibri" w:hAnsi="Calibri" w:eastAsia="Calibri" w:cs="Calibri"/>
              </w:rPr>
              <w:lastRenderedPageBreak/>
              <w:t>Opportunity Lookup View</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511C3004" w14:textId="51211056">
            <w:pPr>
              <w:rPr>
                <w:rFonts w:ascii="Calibri" w:hAnsi="Calibri" w:eastAsia="Calibri" w:cs="Calibri"/>
              </w:rPr>
            </w:pPr>
            <w:r w:rsidRPr="380891C9">
              <w:rPr>
                <w:rFonts w:ascii="Calibri" w:hAnsi="Calibri" w:eastAsia="Calibri" w:cs="Calibri"/>
              </w:rPr>
              <w:t>Auto Service Lookup View</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6BBC573" w14:textId="65337C45">
            <w:pPr>
              <w:rPr>
                <w:rFonts w:ascii="Calibri" w:hAnsi="Calibri" w:eastAsia="Calibri" w:cs="Calibri"/>
              </w:rPr>
            </w:pPr>
            <w:r w:rsidRPr="380891C9">
              <w:rPr>
                <w:rFonts w:ascii="Calibri" w:hAnsi="Calibri" w:eastAsia="Calibri" w:cs="Calibri"/>
              </w:rPr>
              <w:t>Topic</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69B81DDB" w14:textId="044DD140">
            <w:pPr>
              <w:rPr>
                <w:rFonts w:ascii="Calibri" w:hAnsi="Calibri" w:eastAsia="Calibri" w:cs="Calibri"/>
              </w:rPr>
            </w:pPr>
            <w:r w:rsidRPr="380891C9">
              <w:rPr>
                <w:rFonts w:ascii="Calibri" w:hAnsi="Calibri" w:eastAsia="Calibri" w:cs="Calibri"/>
              </w:rPr>
              <w:t>Status Equals Active</w:t>
            </w:r>
          </w:p>
        </w:tc>
      </w:tr>
      <w:tr w:rsidR="380891C9" w:rsidTr="6379542B" w14:paraId="44D4BB0E"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58C1A409" w14:textId="62E08128">
            <w:pPr>
              <w:rPr>
                <w:rFonts w:ascii="Calibri" w:hAnsi="Calibri" w:eastAsia="Calibri" w:cs="Calibri"/>
              </w:rPr>
            </w:pPr>
            <w:r w:rsidRPr="380891C9">
              <w:rPr>
                <w:rFonts w:ascii="Calibri" w:hAnsi="Calibri" w:eastAsia="Calibri" w:cs="Calibri"/>
              </w:rPr>
              <w:t>Opportunity Associated View</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55274F0F" w14:textId="6E98571A">
            <w:pPr>
              <w:rPr>
                <w:rFonts w:ascii="Calibri" w:hAnsi="Calibri" w:eastAsia="Calibri" w:cs="Calibri"/>
              </w:rPr>
            </w:pPr>
            <w:r w:rsidRPr="380891C9">
              <w:rPr>
                <w:rFonts w:ascii="Calibri" w:hAnsi="Calibri" w:eastAsia="Calibri" w:cs="Calibri"/>
              </w:rPr>
              <w:t>Auto Service Associated View</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B166606" w14:textId="40ED6DE4">
            <w:pPr>
              <w:rPr>
                <w:rFonts w:ascii="Calibri" w:hAnsi="Calibri" w:eastAsia="Calibri" w:cs="Calibri"/>
              </w:rPr>
            </w:pPr>
            <w:r w:rsidRPr="380891C9">
              <w:rPr>
                <w:rFonts w:ascii="Calibri" w:hAnsi="Calibri" w:eastAsia="Calibri" w:cs="Calibri"/>
              </w:rPr>
              <w:t>Topic</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47A02578" w14:textId="1209946E">
            <w:pPr>
              <w:rPr>
                <w:rFonts w:ascii="Calibri" w:hAnsi="Calibri" w:eastAsia="Calibri" w:cs="Calibri"/>
              </w:rPr>
            </w:pPr>
            <w:r w:rsidRPr="380891C9">
              <w:rPr>
                <w:rFonts w:ascii="Calibri" w:hAnsi="Calibri" w:eastAsia="Calibri" w:cs="Calibri"/>
              </w:rPr>
              <w:t>Status Equals Active</w:t>
            </w:r>
          </w:p>
        </w:tc>
      </w:tr>
      <w:tr w:rsidR="380891C9" w:rsidTr="6379542B" w14:paraId="74FAF973" w14:textId="77777777">
        <w:trPr>
          <w:trHeight w:val="300"/>
        </w:trPr>
        <w:tc>
          <w:tcPr>
            <w:tcW w:w="3197"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68AEB31" w14:textId="2A6AFC16">
            <w:pPr>
              <w:rPr>
                <w:rFonts w:ascii="Calibri" w:hAnsi="Calibri" w:eastAsia="Calibri" w:cs="Calibri"/>
              </w:rPr>
            </w:pPr>
            <w:r w:rsidRPr="380891C9">
              <w:rPr>
                <w:rFonts w:ascii="Calibri" w:hAnsi="Calibri" w:eastAsia="Calibri" w:cs="Calibri"/>
              </w:rPr>
              <w:t>Opportunity Advanced Find View</w:t>
            </w:r>
          </w:p>
        </w:tc>
        <w:tc>
          <w:tcPr>
            <w:tcW w:w="322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611464A9" w14:textId="1769AE6D">
            <w:pPr>
              <w:rPr>
                <w:rFonts w:ascii="Calibri" w:hAnsi="Calibri" w:eastAsia="Calibri" w:cs="Calibri"/>
              </w:rPr>
            </w:pPr>
            <w:r w:rsidRPr="380891C9">
              <w:rPr>
                <w:rFonts w:ascii="Calibri" w:hAnsi="Calibri" w:eastAsia="Calibri" w:cs="Calibri"/>
              </w:rPr>
              <w:t>Auto Service Advanced Find View</w:t>
            </w:r>
          </w:p>
        </w:tc>
        <w:tc>
          <w:tcPr>
            <w:tcW w:w="945"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5443AEFE" w14:textId="36A407A8">
            <w:pPr>
              <w:rPr>
                <w:rFonts w:ascii="Calibri" w:hAnsi="Calibri" w:eastAsia="Calibri" w:cs="Calibri"/>
              </w:rPr>
            </w:pPr>
            <w:r w:rsidRPr="380891C9">
              <w:rPr>
                <w:rFonts w:ascii="Calibri" w:hAnsi="Calibri" w:eastAsia="Calibri" w:cs="Calibri"/>
              </w:rPr>
              <w:t>Topic</w:t>
            </w:r>
          </w:p>
        </w:tc>
        <w:tc>
          <w:tcPr>
            <w:tcW w:w="1993" w:type="dxa"/>
            <w:tcBorders>
              <w:top w:val="single" w:color="3C3C3B" w:sz="6" w:space="0"/>
              <w:left w:val="single" w:color="3C3C3B" w:sz="6" w:space="0"/>
              <w:bottom w:val="single" w:color="3C3C3B" w:sz="6" w:space="0"/>
              <w:right w:val="single" w:color="3C3C3B" w:sz="6" w:space="0"/>
            </w:tcBorders>
            <w:tcMar/>
            <w:vAlign w:val="center"/>
          </w:tcPr>
          <w:p w:rsidR="380891C9" w:rsidP="380891C9" w:rsidRDefault="380891C9" w14:paraId="03E7C4BB" w14:textId="42E91BA8">
            <w:pPr>
              <w:rPr>
                <w:rFonts w:ascii="Calibri" w:hAnsi="Calibri" w:eastAsia="Calibri" w:cs="Calibri"/>
              </w:rPr>
            </w:pPr>
            <w:r w:rsidRPr="380891C9">
              <w:rPr>
                <w:rFonts w:ascii="Calibri" w:hAnsi="Calibri" w:eastAsia="Calibri" w:cs="Calibri"/>
              </w:rPr>
              <w:t>Status Equals Active</w:t>
            </w:r>
          </w:p>
        </w:tc>
      </w:tr>
    </w:tbl>
    <w:p w:rsidR="009E7A5E" w:rsidP="380891C9" w:rsidRDefault="7E942CF2" w14:paraId="11DADE57" w14:textId="3A37BD15">
      <w:pPr>
        <w:rPr>
          <w:rFonts w:ascii="Calibri" w:hAnsi="Calibri" w:eastAsia="Calibri" w:cs="Calibri"/>
        </w:rPr>
      </w:pPr>
      <w:r w:rsidRPr="380891C9">
        <w:rPr>
          <w:rFonts w:ascii="Calibri" w:hAnsi="Calibri" w:eastAsia="Calibri" w:cs="Calibri"/>
        </w:rPr>
        <w:t> </w:t>
      </w:r>
    </w:p>
    <w:p w:rsidR="009E7A5E" w:rsidP="380891C9" w:rsidRDefault="7E942CF2" w14:paraId="7FDD7181" w14:textId="0D7B1974">
      <w:pPr>
        <w:rPr>
          <w:rFonts w:ascii="Calibri" w:hAnsi="Calibri" w:eastAsia="Calibri" w:cs="Calibri"/>
        </w:rPr>
      </w:pPr>
      <w:r w:rsidRPr="380891C9">
        <w:rPr>
          <w:rFonts w:ascii="Calibri" w:hAnsi="Calibri" w:eastAsia="Calibri" w:cs="Calibri"/>
          <w:i/>
          <w:iCs/>
        </w:rPr>
        <w:t>All the views will have the following fields:</w:t>
      </w:r>
    </w:p>
    <w:p w:rsidR="009E7A5E" w:rsidP="380891C9" w:rsidRDefault="7E942CF2" w14:paraId="18675A9E" w14:textId="7958259C">
      <w:pPr>
        <w:pStyle w:val="ListParagraph"/>
        <w:rPr>
          <w:rFonts w:eastAsiaTheme="minorEastAsia"/>
        </w:rPr>
      </w:pPr>
      <w:r w:rsidRPr="380891C9">
        <w:rPr>
          <w:rFonts w:ascii="Calibri" w:hAnsi="Calibri" w:eastAsia="Calibri" w:cs="Calibri"/>
        </w:rPr>
        <w:t>Vehicle</w:t>
      </w:r>
    </w:p>
    <w:p w:rsidR="009E7A5E" w:rsidP="380891C9" w:rsidRDefault="7E942CF2" w14:paraId="7A543EA9" w14:textId="53F41850">
      <w:pPr>
        <w:pStyle w:val="ListParagraph"/>
        <w:rPr>
          <w:rFonts w:eastAsiaTheme="minorEastAsia"/>
        </w:rPr>
      </w:pPr>
      <w:r w:rsidRPr="380891C9">
        <w:rPr>
          <w:rFonts w:ascii="Calibri" w:hAnsi="Calibri" w:eastAsia="Calibri" w:cs="Calibri"/>
        </w:rPr>
        <w:t>Topic</w:t>
      </w:r>
    </w:p>
    <w:p w:rsidR="009E7A5E" w:rsidP="380891C9" w:rsidRDefault="7E942CF2" w14:paraId="3A2DED9B" w14:textId="33E7AB33">
      <w:pPr>
        <w:pStyle w:val="ListParagraph"/>
        <w:rPr>
          <w:rFonts w:eastAsiaTheme="minorEastAsia"/>
        </w:rPr>
      </w:pPr>
      <w:r w:rsidRPr="380891C9">
        <w:rPr>
          <w:rFonts w:ascii="Calibri" w:hAnsi="Calibri" w:eastAsia="Calibri" w:cs="Calibri"/>
        </w:rPr>
        <w:t>Customer</w:t>
      </w:r>
    </w:p>
    <w:p w:rsidR="009E7A5E" w:rsidP="380891C9" w:rsidRDefault="7E942CF2" w14:paraId="1E5D9E6D" w14:textId="6934D512">
      <w:pPr>
        <w:pStyle w:val="ListParagraph"/>
        <w:rPr>
          <w:rFonts w:eastAsiaTheme="minorEastAsia"/>
        </w:rPr>
      </w:pPr>
      <w:r w:rsidRPr="380891C9">
        <w:rPr>
          <w:rFonts w:ascii="Calibri" w:hAnsi="Calibri" w:eastAsia="Calibri" w:cs="Calibri"/>
        </w:rPr>
        <w:t>Contact</w:t>
      </w:r>
    </w:p>
    <w:p w:rsidR="009E7A5E" w:rsidP="380891C9" w:rsidRDefault="7E942CF2" w14:paraId="148491C6" w14:textId="211488F8">
      <w:pPr>
        <w:pStyle w:val="ListParagraph"/>
        <w:rPr>
          <w:rFonts w:eastAsiaTheme="minorEastAsia"/>
        </w:rPr>
      </w:pPr>
      <w:r w:rsidRPr="380891C9">
        <w:rPr>
          <w:rFonts w:ascii="Calibri" w:hAnsi="Calibri" w:eastAsia="Calibri" w:cs="Calibri"/>
        </w:rPr>
        <w:t>Service Date</w:t>
      </w:r>
    </w:p>
    <w:p w:rsidR="009E7A5E" w:rsidP="380891C9" w:rsidRDefault="009E7A5E" w14:paraId="2D188706" w14:textId="69E2BA43">
      <w:pPr>
        <w:rPr>
          <w:rFonts w:ascii="Calibri" w:hAnsi="Calibri" w:eastAsia="Calibri" w:cs="Calibri"/>
        </w:rPr>
      </w:pPr>
    </w:p>
    <w:p w:rsidR="009E7A5E" w:rsidP="380891C9" w:rsidRDefault="7E942CF2" w14:paraId="009510AC" w14:textId="240BCCDA">
      <w:pPr>
        <w:rPr>
          <w:rFonts w:ascii="Calibri" w:hAnsi="Calibri" w:eastAsia="Calibri" w:cs="Calibri"/>
        </w:rPr>
      </w:pPr>
      <w:r w:rsidRPr="380891C9">
        <w:rPr>
          <w:rFonts w:ascii="Calibri" w:hAnsi="Calibri" w:eastAsia="Calibri" w:cs="Calibri"/>
          <w:b/>
          <w:bCs/>
        </w:rPr>
        <w:t>Relationship</w:t>
      </w:r>
    </w:p>
    <w:p w:rsidR="009E7A5E" w:rsidP="380891C9" w:rsidRDefault="7E942CF2" w14:paraId="46637303" w14:textId="105D69BC">
      <w:pPr>
        <w:rPr>
          <w:rFonts w:ascii="Calibri" w:hAnsi="Calibri" w:eastAsia="Calibri" w:cs="Calibri"/>
        </w:rPr>
      </w:pPr>
      <w:r w:rsidRPr="380891C9">
        <w:rPr>
          <w:rFonts w:ascii="Calibri" w:hAnsi="Calibri" w:eastAsia="Calibri" w:cs="Calibri"/>
        </w:rPr>
        <w:t>Set up the following custom N:1 relationship in the auto service entity:</w:t>
      </w:r>
    </w:p>
    <w:tbl>
      <w:tblPr>
        <w:tblW w:w="0" w:type="auto"/>
        <w:tblLayout w:type="fixed"/>
        <w:tblLook w:val="04A0" w:firstRow="1" w:lastRow="0" w:firstColumn="1" w:lastColumn="0" w:noHBand="0" w:noVBand="1"/>
      </w:tblPr>
      <w:tblGrid>
        <w:gridCol w:w="1357"/>
        <w:gridCol w:w="1587"/>
        <w:gridCol w:w="1587"/>
        <w:gridCol w:w="3106"/>
        <w:gridCol w:w="1723"/>
      </w:tblGrid>
      <w:tr w:rsidR="380891C9" w:rsidTr="380891C9" w14:paraId="70BEE758" w14:textId="77777777">
        <w:trPr>
          <w:trHeight w:val="300"/>
        </w:trPr>
        <w:tc>
          <w:tcPr>
            <w:tcW w:w="135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34F51AE" w14:textId="53E5745A">
            <w:pPr>
              <w:rPr>
                <w:rFonts w:ascii="Calibri" w:hAnsi="Calibri" w:eastAsia="Calibri" w:cs="Calibri"/>
              </w:rPr>
            </w:pPr>
            <w:r w:rsidRPr="380891C9">
              <w:rPr>
                <w:rFonts w:ascii="Calibri" w:hAnsi="Calibri" w:eastAsia="Calibri" w:cs="Calibri"/>
              </w:rPr>
              <w:t>Primary entity</w:t>
            </w:r>
          </w:p>
        </w:tc>
        <w:tc>
          <w:tcPr>
            <w:tcW w:w="15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210B1AD" w14:textId="08F41AAC">
            <w:pPr>
              <w:rPr>
                <w:rFonts w:ascii="Calibri" w:hAnsi="Calibri" w:eastAsia="Calibri" w:cs="Calibri"/>
              </w:rPr>
            </w:pPr>
            <w:r w:rsidRPr="380891C9">
              <w:rPr>
                <w:rFonts w:ascii="Calibri" w:hAnsi="Calibri" w:eastAsia="Calibri" w:cs="Calibri"/>
              </w:rPr>
              <w:t>Secondary entity</w:t>
            </w:r>
          </w:p>
        </w:tc>
        <w:tc>
          <w:tcPr>
            <w:tcW w:w="15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8D8AE11" w14:textId="6A6C9250">
            <w:pPr>
              <w:rPr>
                <w:rFonts w:ascii="Calibri" w:hAnsi="Calibri" w:eastAsia="Calibri" w:cs="Calibri"/>
              </w:rPr>
            </w:pPr>
            <w:r w:rsidRPr="380891C9">
              <w:rPr>
                <w:rFonts w:ascii="Calibri" w:hAnsi="Calibri" w:eastAsia="Calibri" w:cs="Calibri"/>
              </w:rPr>
              <w:t>Type of behavior</w:t>
            </w:r>
          </w:p>
        </w:tc>
        <w:tc>
          <w:tcPr>
            <w:tcW w:w="310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645CC35" w14:textId="5C3CE1D9">
            <w:pPr>
              <w:rPr>
                <w:rFonts w:ascii="Calibri" w:hAnsi="Calibri" w:eastAsia="Calibri" w:cs="Calibri"/>
              </w:rPr>
            </w:pPr>
            <w:r w:rsidRPr="380891C9">
              <w:rPr>
                <w:rFonts w:ascii="Calibri" w:hAnsi="Calibri" w:eastAsia="Calibri" w:cs="Calibri"/>
              </w:rPr>
              <w:t>Relationship name</w:t>
            </w:r>
          </w:p>
        </w:tc>
        <w:tc>
          <w:tcPr>
            <w:tcW w:w="172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259136E" w14:textId="42B4773F">
            <w:pPr>
              <w:rPr>
                <w:rFonts w:ascii="Calibri" w:hAnsi="Calibri" w:eastAsia="Calibri" w:cs="Calibri"/>
              </w:rPr>
            </w:pPr>
            <w:r w:rsidRPr="380891C9">
              <w:rPr>
                <w:rFonts w:ascii="Calibri" w:hAnsi="Calibri" w:eastAsia="Calibri" w:cs="Calibri"/>
              </w:rPr>
              <w:t>Lookup field name</w:t>
            </w:r>
          </w:p>
        </w:tc>
      </w:tr>
      <w:tr w:rsidR="380891C9" w:rsidTr="380891C9" w14:paraId="6F91A91A" w14:textId="77777777">
        <w:trPr>
          <w:trHeight w:val="300"/>
        </w:trPr>
        <w:tc>
          <w:tcPr>
            <w:tcW w:w="135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4200708" w14:textId="312C6F96">
            <w:pPr>
              <w:rPr>
                <w:rFonts w:ascii="Calibri" w:hAnsi="Calibri" w:eastAsia="Calibri" w:cs="Calibri"/>
              </w:rPr>
            </w:pPr>
            <w:r w:rsidRPr="380891C9">
              <w:rPr>
                <w:rFonts w:ascii="Calibri" w:hAnsi="Calibri" w:eastAsia="Calibri" w:cs="Calibri"/>
              </w:rPr>
              <w:t>Vehicle</w:t>
            </w:r>
          </w:p>
        </w:tc>
        <w:tc>
          <w:tcPr>
            <w:tcW w:w="15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005BF5A" w14:textId="3396DEA5">
            <w:pPr>
              <w:rPr>
                <w:rFonts w:ascii="Calibri" w:hAnsi="Calibri" w:eastAsia="Calibri" w:cs="Calibri"/>
              </w:rPr>
            </w:pPr>
            <w:r w:rsidRPr="380891C9">
              <w:rPr>
                <w:rFonts w:ascii="Calibri" w:hAnsi="Calibri" w:eastAsia="Calibri" w:cs="Calibri"/>
              </w:rPr>
              <w:t>Auto Service</w:t>
            </w:r>
          </w:p>
        </w:tc>
        <w:tc>
          <w:tcPr>
            <w:tcW w:w="15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D28B415" w14:textId="5D97DBC2">
            <w:pPr>
              <w:rPr>
                <w:rFonts w:ascii="Calibri" w:hAnsi="Calibri" w:eastAsia="Calibri" w:cs="Calibri"/>
              </w:rPr>
            </w:pPr>
            <w:r w:rsidRPr="380891C9">
              <w:rPr>
                <w:rFonts w:ascii="Calibri" w:hAnsi="Calibri" w:eastAsia="Calibri" w:cs="Calibri"/>
              </w:rPr>
              <w:t>Referential</w:t>
            </w:r>
          </w:p>
        </w:tc>
        <w:tc>
          <w:tcPr>
            <w:tcW w:w="310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71EE6BD" w14:textId="657F322D">
            <w:pPr>
              <w:rPr>
                <w:rFonts w:ascii="Calibri" w:hAnsi="Calibri" w:eastAsia="Calibri" w:cs="Calibri"/>
                <w:color w:val="C00000"/>
              </w:rPr>
            </w:pPr>
            <w:proofErr w:type="spellStart"/>
            <w:r w:rsidRPr="380891C9">
              <w:rPr>
                <w:rFonts w:ascii="Calibri" w:hAnsi="Calibri" w:eastAsia="Calibri" w:cs="Calibri"/>
                <w:color w:val="C00000"/>
              </w:rPr>
              <w:t>him_vehicle_opportunity_Vehicle</w:t>
            </w:r>
            <w:proofErr w:type="spellEnd"/>
          </w:p>
        </w:tc>
        <w:tc>
          <w:tcPr>
            <w:tcW w:w="1723"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912E9F8" w14:textId="292323CF">
            <w:pPr>
              <w:rPr>
                <w:rFonts w:ascii="Calibri" w:hAnsi="Calibri" w:eastAsia="Calibri" w:cs="Calibri"/>
              </w:rPr>
            </w:pPr>
            <w:r w:rsidRPr="380891C9">
              <w:rPr>
                <w:rFonts w:ascii="Calibri" w:hAnsi="Calibri" w:eastAsia="Calibri" w:cs="Calibri"/>
              </w:rPr>
              <w:t>Vehicle</w:t>
            </w:r>
          </w:p>
        </w:tc>
      </w:tr>
    </w:tbl>
    <w:p w:rsidR="009E7A5E" w:rsidP="380891C9" w:rsidRDefault="009E7A5E" w14:paraId="59E22C26" w14:textId="5A75A2DC">
      <w:pPr>
        <w:rPr>
          <w:rFonts w:ascii="Calibri" w:hAnsi="Calibri" w:eastAsia="Calibri" w:cs="Calibri"/>
        </w:rPr>
      </w:pPr>
    </w:p>
    <w:p w:rsidR="009E7A5E" w:rsidP="380891C9" w:rsidRDefault="7E942CF2" w14:paraId="767036C0" w14:textId="4B1C0702">
      <w:pPr>
        <w:pStyle w:val="Heading2"/>
        <w:rPr>
          <w:rFonts w:ascii="Calibri Light" w:hAnsi="Calibri Light" w:eastAsia="Calibri Light" w:cs="Calibri Light"/>
        </w:rPr>
      </w:pPr>
      <w:r w:rsidRPr="380891C9">
        <w:rPr>
          <w:rFonts w:ascii="Calibri Light" w:hAnsi="Calibri Light" w:eastAsia="Calibri Light" w:cs="Calibri Light"/>
        </w:rPr>
        <w:t>Auto service line</w:t>
      </w:r>
    </w:p>
    <w:p w:rsidR="009E7A5E" w:rsidP="380891C9" w:rsidRDefault="7E942CF2" w14:paraId="4F027102" w14:textId="2182E762">
      <w:pPr>
        <w:rPr>
          <w:rFonts w:ascii="Calibri" w:hAnsi="Calibri" w:eastAsia="Calibri" w:cs="Calibri"/>
        </w:rPr>
      </w:pPr>
      <w:r w:rsidRPr="380891C9">
        <w:rPr>
          <w:rFonts w:ascii="Calibri" w:hAnsi="Calibri" w:eastAsia="Calibri" w:cs="Calibri"/>
        </w:rPr>
        <w:t>We are going to reuse the opportunity product entity to store auto service line items, and we are going to use this form as it is.</w:t>
      </w:r>
    </w:p>
    <w:p w:rsidR="009E7A5E" w:rsidP="380891C9" w:rsidRDefault="009E7A5E" w14:paraId="15113118" w14:textId="2756239C">
      <w:pPr>
        <w:rPr>
          <w:rFonts w:ascii="Calibri" w:hAnsi="Calibri" w:eastAsia="Calibri" w:cs="Calibri"/>
        </w:rPr>
      </w:pPr>
    </w:p>
    <w:p w:rsidR="009E7A5E" w:rsidP="380891C9" w:rsidRDefault="7E942CF2" w14:paraId="3E35E839" w14:textId="1ED4D930">
      <w:pPr>
        <w:pStyle w:val="Heading2"/>
        <w:rPr>
          <w:rFonts w:ascii="Calibri Light" w:hAnsi="Calibri Light" w:eastAsia="Calibri Light" w:cs="Calibri Light"/>
        </w:rPr>
      </w:pPr>
      <w:r w:rsidRPr="380891C9">
        <w:rPr>
          <w:rFonts w:ascii="Calibri Light" w:hAnsi="Calibri Light" w:eastAsia="Calibri Light" w:cs="Calibri Light"/>
        </w:rPr>
        <w:t>Case</w:t>
      </w:r>
    </w:p>
    <w:p w:rsidR="009E7A5E" w:rsidP="380891C9" w:rsidRDefault="7E942CF2" w14:paraId="3BF7F08A" w14:textId="3DB9CE08">
      <w:pPr>
        <w:rPr>
          <w:rFonts w:ascii="Calibri" w:hAnsi="Calibri" w:eastAsia="Calibri" w:cs="Calibri"/>
        </w:rPr>
      </w:pPr>
      <w:r w:rsidRPr="0468D72C" w:rsidR="7E942CF2">
        <w:rPr>
          <w:rFonts w:ascii="Calibri" w:hAnsi="Calibri" w:eastAsia="Calibri" w:cs="Calibri"/>
        </w:rPr>
        <w:t xml:space="preserve">We are going to use a Case form to store service support information for the </w:t>
      </w:r>
      <w:commentRangeStart w:id="200393838"/>
      <w:r w:rsidRPr="0468D72C" w:rsidR="7E942CF2">
        <w:rPr>
          <w:rFonts w:ascii="Calibri" w:hAnsi="Calibri" w:eastAsia="Calibri" w:cs="Calibri"/>
        </w:rPr>
        <w:t>auto service</w:t>
      </w:r>
      <w:commentRangeEnd w:id="200393838"/>
      <w:r>
        <w:rPr>
          <w:rStyle w:val="CommentReference"/>
        </w:rPr>
        <w:commentReference w:id="200393838"/>
      </w:r>
      <w:r w:rsidRPr="0468D72C" w:rsidR="7E942CF2">
        <w:rPr>
          <w:rFonts w:ascii="Calibri" w:hAnsi="Calibri" w:eastAsia="Calibri" w:cs="Calibri"/>
        </w:rPr>
        <w:t>. We need to customize the Case entity form, as shown in the following screenshot:</w:t>
      </w:r>
    </w:p>
    <w:p w:rsidR="009E7A5E" w:rsidP="380891C9" w:rsidRDefault="7E942CF2" w14:paraId="67331B69" w14:textId="562449EA">
      <w:pPr>
        <w:rPr>
          <w:rFonts w:ascii="Calibri" w:hAnsi="Calibri" w:eastAsia="Calibri" w:cs="Calibri"/>
        </w:rPr>
      </w:pPr>
      <w:r>
        <w:rPr>
          <w:noProof/>
        </w:rPr>
        <w:drawing>
          <wp:inline distT="0" distB="0" distL="0" distR="0" wp14:anchorId="4A33E098" wp14:editId="2105E7A1">
            <wp:extent cx="228600" cy="228600"/>
            <wp:effectExtent l="0" t="0" r="0" b="0"/>
            <wp:docPr id="1508768032" name="Picture 150876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9E7A5E" w:rsidP="380891C9" w:rsidRDefault="009E7A5E" w14:paraId="607A65A3" w14:textId="5862D268">
      <w:pPr>
        <w:rPr>
          <w:rFonts w:ascii="Calibri" w:hAnsi="Calibri" w:eastAsia="Calibri" w:cs="Calibri"/>
        </w:rPr>
      </w:pPr>
    </w:p>
    <w:p w:rsidR="009E7A5E" w:rsidP="380891C9" w:rsidRDefault="7E942CF2" w14:paraId="368AE1CF" w14:textId="69D307CF">
      <w:pPr>
        <w:rPr>
          <w:rFonts w:ascii="Calibri" w:hAnsi="Calibri" w:eastAsia="Calibri" w:cs="Calibri"/>
        </w:rPr>
      </w:pPr>
      <w:r w:rsidRPr="380891C9">
        <w:rPr>
          <w:rFonts w:ascii="Calibri" w:hAnsi="Calibri" w:eastAsia="Calibri" w:cs="Calibri"/>
          <w:b/>
          <w:bCs/>
        </w:rPr>
        <w:t>Attributes</w:t>
      </w:r>
    </w:p>
    <w:p w:rsidR="009E7A5E" w:rsidP="380891C9" w:rsidRDefault="7E942CF2" w14:paraId="38A89C82" w14:textId="243D2C2B">
      <w:pPr>
        <w:rPr>
          <w:rFonts w:ascii="Calibri" w:hAnsi="Calibri" w:eastAsia="Calibri" w:cs="Calibri"/>
        </w:rPr>
      </w:pPr>
      <w:r w:rsidRPr="380891C9">
        <w:rPr>
          <w:rFonts w:ascii="Calibri" w:hAnsi="Calibri" w:eastAsia="Calibri" w:cs="Calibri"/>
        </w:rPr>
        <w:t>Please refer to the</w:t>
      </w:r>
      <w:r w:rsidRPr="380891C9">
        <w:rPr>
          <w:rFonts w:ascii="Calibri" w:hAnsi="Calibri" w:eastAsia="Calibri" w:cs="Calibri"/>
          <w:color w:val="C00000"/>
        </w:rPr>
        <w:t> Appendix1 </w:t>
      </w:r>
      <w:r w:rsidRPr="380891C9">
        <w:rPr>
          <w:rFonts w:ascii="Calibri" w:hAnsi="Calibri" w:eastAsia="Calibri" w:cs="Calibri"/>
        </w:rPr>
        <w:t>folder on the GitHub repository for this book, at </w:t>
      </w:r>
      <w:hyperlink r:id="rId22">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6D7E0A64" w14:textId="5E03B428">
      <w:pPr>
        <w:rPr>
          <w:rFonts w:ascii="Calibri" w:hAnsi="Calibri" w:eastAsia="Calibri" w:cs="Calibri"/>
        </w:rPr>
      </w:pPr>
    </w:p>
    <w:p w:rsidR="009E7A5E" w:rsidP="380891C9" w:rsidRDefault="7E942CF2" w14:paraId="61B46C13" w14:textId="060F8AF9">
      <w:pPr>
        <w:rPr>
          <w:rFonts w:ascii="Calibri" w:hAnsi="Calibri" w:eastAsia="Calibri" w:cs="Calibri"/>
        </w:rPr>
      </w:pPr>
      <w:r w:rsidRPr="380891C9">
        <w:rPr>
          <w:rFonts w:ascii="Calibri" w:hAnsi="Calibri" w:eastAsia="Calibri" w:cs="Calibri"/>
          <w:b/>
          <w:bCs/>
        </w:rPr>
        <w:t>Views</w:t>
      </w:r>
    </w:p>
    <w:p w:rsidR="009E7A5E" w:rsidP="380891C9" w:rsidRDefault="7E942CF2" w14:paraId="7E9335B7" w14:textId="7D2EE34A">
      <w:pPr>
        <w:rPr>
          <w:rFonts w:ascii="Calibri" w:hAnsi="Calibri" w:eastAsia="Calibri" w:cs="Calibri"/>
        </w:rPr>
      </w:pPr>
      <w:r w:rsidRPr="380891C9">
        <w:rPr>
          <w:rFonts w:ascii="Calibri" w:hAnsi="Calibri" w:eastAsia="Calibri" w:cs="Calibri"/>
        </w:rPr>
        <w:t>We will be using the following views for the customer entity:</w:t>
      </w:r>
    </w:p>
    <w:p w:rsidR="009E7A5E" w:rsidP="380891C9" w:rsidRDefault="009E7A5E" w14:paraId="57548CF6" w14:textId="5EA7394B">
      <w:pPr>
        <w:rPr>
          <w:rFonts w:ascii="Calibri" w:hAnsi="Calibri" w:eastAsia="Calibri" w:cs="Calibri"/>
        </w:rPr>
      </w:pPr>
    </w:p>
    <w:tbl>
      <w:tblPr>
        <w:tblW w:w="0" w:type="auto"/>
        <w:tblLayout w:type="fixed"/>
        <w:tblLook w:val="04A0" w:firstRow="1" w:lastRow="0" w:firstColumn="1" w:lastColumn="0" w:noHBand="0" w:noVBand="1"/>
      </w:tblPr>
      <w:tblGrid>
        <w:gridCol w:w="4040"/>
        <w:gridCol w:w="1671"/>
        <w:gridCol w:w="3648"/>
      </w:tblGrid>
      <w:tr w:rsidR="380891C9" w:rsidTr="380891C9" w14:paraId="32C498FE"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4A870D4" w14:textId="6D220C76">
            <w:pPr>
              <w:rPr>
                <w:rFonts w:ascii="Calibri" w:hAnsi="Calibri" w:eastAsia="Calibri" w:cs="Calibri"/>
              </w:rPr>
            </w:pPr>
            <w:r w:rsidRPr="380891C9">
              <w:rPr>
                <w:rFonts w:ascii="Calibri" w:hAnsi="Calibri" w:eastAsia="Calibri" w:cs="Calibri"/>
              </w:rPr>
              <w:t>Default view</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E459246" w14:textId="30DB3A51">
            <w:pPr>
              <w:rPr>
                <w:rFonts w:ascii="Calibri" w:hAnsi="Calibri" w:eastAsia="Calibri" w:cs="Calibri"/>
              </w:rPr>
            </w:pPr>
            <w:r w:rsidRPr="380891C9">
              <w:rPr>
                <w:rFonts w:ascii="Calibri" w:hAnsi="Calibri" w:eastAsia="Calibri" w:cs="Calibri"/>
              </w:rPr>
              <w:t>Sorting</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17315B7" w14:textId="699CBA35">
            <w:pPr>
              <w:rPr>
                <w:rFonts w:ascii="Calibri" w:hAnsi="Calibri" w:eastAsia="Calibri" w:cs="Calibri"/>
              </w:rPr>
            </w:pPr>
            <w:r w:rsidRPr="380891C9">
              <w:rPr>
                <w:rFonts w:ascii="Calibri" w:hAnsi="Calibri" w:eastAsia="Calibri" w:cs="Calibri"/>
              </w:rPr>
              <w:t>Filter condition</w:t>
            </w:r>
          </w:p>
        </w:tc>
      </w:tr>
      <w:tr w:rsidR="380891C9" w:rsidTr="380891C9" w14:paraId="39F709D9"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214BDB4" w14:textId="680F45D4">
            <w:pPr>
              <w:rPr>
                <w:rFonts w:ascii="Calibri" w:hAnsi="Calibri" w:eastAsia="Calibri" w:cs="Calibri"/>
              </w:rPr>
            </w:pPr>
            <w:r w:rsidRPr="380891C9">
              <w:rPr>
                <w:rFonts w:ascii="Calibri" w:hAnsi="Calibri" w:eastAsia="Calibri" w:cs="Calibri"/>
              </w:rPr>
              <w:t>Active Cases</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3A623CE" w14:textId="6A2B8B5F">
            <w:pPr>
              <w:rPr>
                <w:rFonts w:ascii="Calibri" w:hAnsi="Calibri" w:eastAsia="Calibri" w:cs="Calibri"/>
              </w:rPr>
            </w:pPr>
            <w:r w:rsidRPr="380891C9">
              <w:rPr>
                <w:rFonts w:ascii="Calibri" w:hAnsi="Calibri" w:eastAsia="Calibri" w:cs="Calibri"/>
              </w:rPr>
              <w:t>Case Title</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FE22435" w14:textId="263FDC33">
            <w:pPr>
              <w:rPr>
                <w:rFonts w:ascii="Calibri" w:hAnsi="Calibri" w:eastAsia="Calibri" w:cs="Calibri"/>
              </w:rPr>
            </w:pPr>
            <w:r w:rsidRPr="380891C9">
              <w:rPr>
                <w:rFonts w:ascii="Calibri" w:hAnsi="Calibri" w:eastAsia="Calibri" w:cs="Calibri"/>
              </w:rPr>
              <w:t>Status Equals Active</w:t>
            </w:r>
          </w:p>
        </w:tc>
      </w:tr>
      <w:tr w:rsidR="380891C9" w:rsidTr="380891C9" w14:paraId="5CB3B6AF"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51AACA2" w14:textId="5BFABF9F">
            <w:pPr>
              <w:rPr>
                <w:rFonts w:ascii="Calibri" w:hAnsi="Calibri" w:eastAsia="Calibri" w:cs="Calibri"/>
              </w:rPr>
            </w:pPr>
            <w:r w:rsidRPr="380891C9">
              <w:rPr>
                <w:rFonts w:ascii="Calibri" w:hAnsi="Calibri" w:eastAsia="Calibri" w:cs="Calibri"/>
              </w:rPr>
              <w:t>Resolved Cases</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2B1F405" w14:textId="3FDF1BFA">
            <w:pPr>
              <w:rPr>
                <w:rFonts w:ascii="Calibri" w:hAnsi="Calibri" w:eastAsia="Calibri" w:cs="Calibri"/>
              </w:rPr>
            </w:pPr>
            <w:r w:rsidRPr="380891C9">
              <w:rPr>
                <w:rFonts w:ascii="Calibri" w:hAnsi="Calibri" w:eastAsia="Calibri" w:cs="Calibri"/>
              </w:rPr>
              <w:t>Case Title</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0C1E89B" w14:textId="1551660C">
            <w:pPr>
              <w:rPr>
                <w:rFonts w:ascii="Calibri" w:hAnsi="Calibri" w:eastAsia="Calibri" w:cs="Calibri"/>
              </w:rPr>
            </w:pPr>
            <w:r w:rsidRPr="380891C9">
              <w:rPr>
                <w:rFonts w:ascii="Calibri" w:hAnsi="Calibri" w:eastAsia="Calibri" w:cs="Calibri"/>
              </w:rPr>
              <w:t>Status Equals Resolved</w:t>
            </w:r>
          </w:p>
        </w:tc>
      </w:tr>
      <w:tr w:rsidR="380891C9" w:rsidTr="380891C9" w14:paraId="3A325FBF"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A453C3A" w14:textId="53B48626">
            <w:pPr>
              <w:rPr>
                <w:rFonts w:ascii="Calibri" w:hAnsi="Calibri" w:eastAsia="Calibri" w:cs="Calibri"/>
              </w:rPr>
            </w:pPr>
            <w:r w:rsidRPr="380891C9">
              <w:rPr>
                <w:rFonts w:ascii="Calibri" w:hAnsi="Calibri" w:eastAsia="Calibri" w:cs="Calibri"/>
              </w:rPr>
              <w:t>Case Lookup View</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1858A70" w14:textId="484A1E97">
            <w:pPr>
              <w:rPr>
                <w:rFonts w:ascii="Calibri" w:hAnsi="Calibri" w:eastAsia="Calibri" w:cs="Calibri"/>
              </w:rPr>
            </w:pPr>
            <w:r w:rsidRPr="380891C9">
              <w:rPr>
                <w:rFonts w:ascii="Calibri" w:hAnsi="Calibri" w:eastAsia="Calibri" w:cs="Calibri"/>
              </w:rPr>
              <w:t>Case Title</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7927AF0" w14:textId="32494DA9">
            <w:pPr>
              <w:rPr>
                <w:rFonts w:ascii="Calibri" w:hAnsi="Calibri" w:eastAsia="Calibri" w:cs="Calibri"/>
              </w:rPr>
            </w:pPr>
            <w:r w:rsidRPr="380891C9">
              <w:rPr>
                <w:rFonts w:ascii="Calibri" w:hAnsi="Calibri" w:eastAsia="Calibri" w:cs="Calibri"/>
              </w:rPr>
              <w:t>Status Equals Active</w:t>
            </w:r>
          </w:p>
        </w:tc>
      </w:tr>
      <w:tr w:rsidR="380891C9" w:rsidTr="380891C9" w14:paraId="7214D629"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FBB874C" w14:textId="49BC0F0E">
            <w:pPr>
              <w:rPr>
                <w:rFonts w:ascii="Calibri" w:hAnsi="Calibri" w:eastAsia="Calibri" w:cs="Calibri"/>
              </w:rPr>
            </w:pPr>
            <w:r w:rsidRPr="380891C9">
              <w:rPr>
                <w:rFonts w:ascii="Calibri" w:hAnsi="Calibri" w:eastAsia="Calibri" w:cs="Calibri"/>
              </w:rPr>
              <w:lastRenderedPageBreak/>
              <w:t>Associative Cases</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5F1BD83" w14:textId="63C93D06">
            <w:pPr>
              <w:rPr>
                <w:rFonts w:ascii="Calibri" w:hAnsi="Calibri" w:eastAsia="Calibri" w:cs="Calibri"/>
              </w:rPr>
            </w:pPr>
            <w:r w:rsidRPr="380891C9">
              <w:rPr>
                <w:rFonts w:ascii="Calibri" w:hAnsi="Calibri" w:eastAsia="Calibri" w:cs="Calibri"/>
              </w:rPr>
              <w:t>Case Title</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83E700E" w14:textId="08562949">
            <w:pPr>
              <w:rPr>
                <w:rFonts w:ascii="Calibri" w:hAnsi="Calibri" w:eastAsia="Calibri" w:cs="Calibri"/>
              </w:rPr>
            </w:pPr>
            <w:r w:rsidRPr="380891C9">
              <w:rPr>
                <w:rFonts w:ascii="Calibri" w:hAnsi="Calibri" w:eastAsia="Calibri" w:cs="Calibri"/>
              </w:rPr>
              <w:t>Status Equals Active</w:t>
            </w:r>
          </w:p>
        </w:tc>
      </w:tr>
      <w:tr w:rsidR="380891C9" w:rsidTr="380891C9" w14:paraId="61A7CF53" w14:textId="77777777">
        <w:trPr>
          <w:trHeight w:val="300"/>
        </w:trPr>
        <w:tc>
          <w:tcPr>
            <w:tcW w:w="4040"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DB3B997" w14:textId="7D624767">
            <w:pPr>
              <w:rPr>
                <w:rFonts w:ascii="Calibri" w:hAnsi="Calibri" w:eastAsia="Calibri" w:cs="Calibri"/>
              </w:rPr>
            </w:pPr>
            <w:r w:rsidRPr="380891C9">
              <w:rPr>
                <w:rFonts w:ascii="Calibri" w:hAnsi="Calibri" w:eastAsia="Calibri" w:cs="Calibri"/>
              </w:rPr>
              <w:t>Case Advanced Find View</w:t>
            </w:r>
          </w:p>
        </w:tc>
        <w:tc>
          <w:tcPr>
            <w:tcW w:w="167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5FA4E51" w14:textId="26DA3505">
            <w:pPr>
              <w:rPr>
                <w:rFonts w:ascii="Calibri" w:hAnsi="Calibri" w:eastAsia="Calibri" w:cs="Calibri"/>
              </w:rPr>
            </w:pPr>
            <w:r w:rsidRPr="380891C9">
              <w:rPr>
                <w:rFonts w:ascii="Calibri" w:hAnsi="Calibri" w:eastAsia="Calibri" w:cs="Calibri"/>
              </w:rPr>
              <w:t>Case Title</w:t>
            </w:r>
          </w:p>
        </w:tc>
        <w:tc>
          <w:tcPr>
            <w:tcW w:w="364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A3917C4" w14:textId="7EDB4EE7">
            <w:pPr>
              <w:rPr>
                <w:rFonts w:ascii="Calibri" w:hAnsi="Calibri" w:eastAsia="Calibri" w:cs="Calibri"/>
              </w:rPr>
            </w:pPr>
            <w:r w:rsidRPr="380891C9">
              <w:rPr>
                <w:rFonts w:ascii="Calibri" w:hAnsi="Calibri" w:eastAsia="Calibri" w:cs="Calibri"/>
              </w:rPr>
              <w:t>Status Equals Active</w:t>
            </w:r>
          </w:p>
        </w:tc>
      </w:tr>
    </w:tbl>
    <w:p w:rsidR="009E7A5E" w:rsidP="380891C9" w:rsidRDefault="009E7A5E" w14:paraId="399483B0" w14:textId="6CC6049E">
      <w:pPr>
        <w:rPr>
          <w:rFonts w:ascii="Calibri" w:hAnsi="Calibri" w:eastAsia="Calibri" w:cs="Calibri"/>
        </w:rPr>
      </w:pPr>
    </w:p>
    <w:p w:rsidR="009E7A5E" w:rsidP="380891C9" w:rsidRDefault="7E942CF2" w14:paraId="2A1F058C" w14:textId="5FAFF9DB">
      <w:pPr>
        <w:rPr>
          <w:rFonts w:ascii="Calibri" w:hAnsi="Calibri" w:eastAsia="Calibri" w:cs="Calibri"/>
        </w:rPr>
      </w:pPr>
      <w:r w:rsidRPr="380891C9">
        <w:rPr>
          <w:rFonts w:ascii="Calibri" w:hAnsi="Calibri" w:eastAsia="Calibri" w:cs="Calibri"/>
          <w:i/>
          <w:iCs/>
        </w:rPr>
        <w:t>All the views will have the following fields:</w:t>
      </w:r>
    </w:p>
    <w:p w:rsidR="009E7A5E" w:rsidP="380891C9" w:rsidRDefault="7E942CF2" w14:paraId="2BF9BDE8" w14:textId="2A331033">
      <w:pPr>
        <w:pStyle w:val="ListParagraph"/>
        <w:rPr>
          <w:rFonts w:eastAsiaTheme="minorEastAsia"/>
        </w:rPr>
      </w:pPr>
      <w:r w:rsidRPr="380891C9">
        <w:rPr>
          <w:rFonts w:ascii="Calibri" w:hAnsi="Calibri" w:eastAsia="Calibri" w:cs="Calibri"/>
        </w:rPr>
        <w:t>Case Title</w:t>
      </w:r>
    </w:p>
    <w:p w:rsidR="009E7A5E" w:rsidP="380891C9" w:rsidRDefault="7E942CF2" w14:paraId="124377B0" w14:textId="217093AA">
      <w:pPr>
        <w:pStyle w:val="ListParagraph"/>
        <w:rPr>
          <w:rFonts w:eastAsiaTheme="minorEastAsia"/>
        </w:rPr>
      </w:pPr>
      <w:r w:rsidRPr="380891C9">
        <w:rPr>
          <w:rFonts w:ascii="Calibri" w:hAnsi="Calibri" w:eastAsia="Calibri" w:cs="Calibri"/>
        </w:rPr>
        <w:t>Case Number</w:t>
      </w:r>
    </w:p>
    <w:p w:rsidR="009E7A5E" w:rsidP="380891C9" w:rsidRDefault="7E942CF2" w14:paraId="7F156B69" w14:textId="5EB06CAC">
      <w:pPr>
        <w:pStyle w:val="ListParagraph"/>
        <w:rPr>
          <w:rFonts w:eastAsiaTheme="minorEastAsia"/>
        </w:rPr>
      </w:pPr>
      <w:r w:rsidRPr="380891C9">
        <w:rPr>
          <w:rFonts w:ascii="Calibri" w:hAnsi="Calibri" w:eastAsia="Calibri" w:cs="Calibri"/>
        </w:rPr>
        <w:t>Customer</w:t>
      </w:r>
    </w:p>
    <w:p w:rsidR="009E7A5E" w:rsidP="380891C9" w:rsidRDefault="7E942CF2" w14:paraId="0EE8980A" w14:textId="7F619A01">
      <w:pPr>
        <w:pStyle w:val="ListParagraph"/>
        <w:rPr>
          <w:rFonts w:eastAsiaTheme="minorEastAsia"/>
        </w:rPr>
      </w:pPr>
      <w:r w:rsidRPr="380891C9">
        <w:rPr>
          <w:rFonts w:ascii="Calibri" w:hAnsi="Calibri" w:eastAsia="Calibri" w:cs="Calibri"/>
        </w:rPr>
        <w:t>Vehicle</w:t>
      </w:r>
    </w:p>
    <w:p w:rsidR="009E7A5E" w:rsidP="380891C9" w:rsidRDefault="7E942CF2" w14:paraId="051B256D" w14:textId="2815D214">
      <w:pPr>
        <w:pStyle w:val="ListParagraph"/>
        <w:rPr>
          <w:rFonts w:eastAsiaTheme="minorEastAsia"/>
        </w:rPr>
      </w:pPr>
      <w:r w:rsidRPr="380891C9">
        <w:rPr>
          <w:rFonts w:ascii="Calibri" w:hAnsi="Calibri" w:eastAsia="Calibri" w:cs="Calibri"/>
        </w:rPr>
        <w:t>Status Reason</w:t>
      </w:r>
    </w:p>
    <w:p w:rsidR="009E7A5E" w:rsidP="380891C9" w:rsidRDefault="7E942CF2" w14:paraId="4C33787B" w14:textId="25A73FE6">
      <w:pPr>
        <w:pStyle w:val="ListParagraph"/>
        <w:rPr>
          <w:rFonts w:eastAsiaTheme="minorEastAsia"/>
        </w:rPr>
      </w:pPr>
      <w:r w:rsidRPr="380891C9">
        <w:rPr>
          <w:rFonts w:ascii="Calibri" w:hAnsi="Calibri" w:eastAsia="Calibri" w:cs="Calibri"/>
        </w:rPr>
        <w:t>Created On</w:t>
      </w:r>
    </w:p>
    <w:p w:rsidR="009E7A5E" w:rsidP="380891C9" w:rsidRDefault="009E7A5E" w14:paraId="006FCB37" w14:textId="220F0D60">
      <w:pPr>
        <w:rPr>
          <w:rFonts w:ascii="Calibri" w:hAnsi="Calibri" w:eastAsia="Calibri" w:cs="Calibri"/>
        </w:rPr>
      </w:pPr>
    </w:p>
    <w:p w:rsidR="009E7A5E" w:rsidP="380891C9" w:rsidRDefault="7E942CF2" w14:paraId="2EBFE0BF" w14:textId="36B4D362">
      <w:pPr>
        <w:rPr>
          <w:rFonts w:ascii="Calibri" w:hAnsi="Calibri" w:eastAsia="Calibri" w:cs="Calibri"/>
        </w:rPr>
      </w:pPr>
      <w:r w:rsidRPr="380891C9">
        <w:rPr>
          <w:rFonts w:ascii="Calibri" w:hAnsi="Calibri" w:eastAsia="Calibri" w:cs="Calibri"/>
          <w:b/>
          <w:bCs/>
        </w:rPr>
        <w:t>Relationship</w:t>
      </w:r>
    </w:p>
    <w:p w:rsidR="009E7A5E" w:rsidP="380891C9" w:rsidRDefault="7E942CF2" w14:paraId="49F27AB9" w14:textId="0A20D13E">
      <w:pPr>
        <w:rPr>
          <w:rFonts w:ascii="Calibri" w:hAnsi="Calibri" w:eastAsia="Calibri" w:cs="Calibri"/>
        </w:rPr>
      </w:pPr>
      <w:r w:rsidRPr="380891C9">
        <w:rPr>
          <w:rFonts w:ascii="Calibri" w:hAnsi="Calibri" w:eastAsia="Calibri" w:cs="Calibri"/>
        </w:rPr>
        <w:t>Set up the following custom N:1 relationship in our auto case entity:</w:t>
      </w:r>
    </w:p>
    <w:tbl>
      <w:tblPr>
        <w:tblW w:w="0" w:type="auto"/>
        <w:tblLayout w:type="fixed"/>
        <w:tblLook w:val="04A0" w:firstRow="1" w:lastRow="0" w:firstColumn="1" w:lastColumn="0" w:noHBand="0" w:noVBand="1"/>
      </w:tblPr>
      <w:tblGrid>
        <w:gridCol w:w="1419"/>
        <w:gridCol w:w="1651"/>
        <w:gridCol w:w="1651"/>
        <w:gridCol w:w="2838"/>
        <w:gridCol w:w="1801"/>
      </w:tblGrid>
      <w:tr w:rsidR="380891C9" w:rsidTr="380891C9" w14:paraId="142CA268" w14:textId="77777777">
        <w:trPr>
          <w:trHeight w:val="300"/>
        </w:trPr>
        <w:tc>
          <w:tcPr>
            <w:tcW w:w="1419"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2D21374" w14:textId="65F4BC51">
            <w:pPr>
              <w:rPr>
                <w:rFonts w:ascii="Calibri" w:hAnsi="Calibri" w:eastAsia="Calibri" w:cs="Calibri"/>
              </w:rPr>
            </w:pPr>
            <w:r w:rsidRPr="380891C9">
              <w:rPr>
                <w:rFonts w:ascii="Calibri" w:hAnsi="Calibri" w:eastAsia="Calibri" w:cs="Calibri"/>
              </w:rPr>
              <w:t>Primary entity</w:t>
            </w:r>
          </w:p>
        </w:tc>
        <w:tc>
          <w:tcPr>
            <w:tcW w:w="165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7348C6A" w14:textId="6C5A02F0">
            <w:pPr>
              <w:rPr>
                <w:rFonts w:ascii="Calibri" w:hAnsi="Calibri" w:eastAsia="Calibri" w:cs="Calibri"/>
              </w:rPr>
            </w:pPr>
            <w:r w:rsidRPr="380891C9">
              <w:rPr>
                <w:rFonts w:ascii="Calibri" w:hAnsi="Calibri" w:eastAsia="Calibri" w:cs="Calibri"/>
              </w:rPr>
              <w:t>Secondary entity</w:t>
            </w:r>
          </w:p>
        </w:tc>
        <w:tc>
          <w:tcPr>
            <w:tcW w:w="165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6148161" w14:textId="615083A5">
            <w:pPr>
              <w:rPr>
                <w:rFonts w:ascii="Calibri" w:hAnsi="Calibri" w:eastAsia="Calibri" w:cs="Calibri"/>
              </w:rPr>
            </w:pPr>
            <w:r w:rsidRPr="380891C9">
              <w:rPr>
                <w:rFonts w:ascii="Calibri" w:hAnsi="Calibri" w:eastAsia="Calibri" w:cs="Calibri"/>
              </w:rPr>
              <w:t>Type of behavior</w:t>
            </w:r>
          </w:p>
        </w:tc>
        <w:tc>
          <w:tcPr>
            <w:tcW w:w="283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4C9E61A" w14:textId="250D626D">
            <w:pPr>
              <w:rPr>
                <w:rFonts w:ascii="Calibri" w:hAnsi="Calibri" w:eastAsia="Calibri" w:cs="Calibri"/>
              </w:rPr>
            </w:pPr>
            <w:r w:rsidRPr="380891C9">
              <w:rPr>
                <w:rFonts w:ascii="Calibri" w:hAnsi="Calibri" w:eastAsia="Calibri" w:cs="Calibri"/>
              </w:rPr>
              <w:t>Relationship name</w:t>
            </w:r>
          </w:p>
        </w:tc>
        <w:tc>
          <w:tcPr>
            <w:tcW w:w="180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51EE8FF" w14:textId="18F71260">
            <w:pPr>
              <w:rPr>
                <w:rFonts w:ascii="Calibri" w:hAnsi="Calibri" w:eastAsia="Calibri" w:cs="Calibri"/>
              </w:rPr>
            </w:pPr>
            <w:r w:rsidRPr="380891C9">
              <w:rPr>
                <w:rFonts w:ascii="Calibri" w:hAnsi="Calibri" w:eastAsia="Calibri" w:cs="Calibri"/>
              </w:rPr>
              <w:t>Lookup field name</w:t>
            </w:r>
          </w:p>
        </w:tc>
      </w:tr>
      <w:tr w:rsidR="380891C9" w:rsidTr="380891C9" w14:paraId="55D617D8" w14:textId="77777777">
        <w:trPr>
          <w:trHeight w:val="300"/>
        </w:trPr>
        <w:tc>
          <w:tcPr>
            <w:tcW w:w="1419"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058CE20" w14:textId="297018BC">
            <w:pPr>
              <w:rPr>
                <w:rFonts w:ascii="Calibri" w:hAnsi="Calibri" w:eastAsia="Calibri" w:cs="Calibri"/>
              </w:rPr>
            </w:pPr>
            <w:r w:rsidRPr="380891C9">
              <w:rPr>
                <w:rFonts w:ascii="Calibri" w:hAnsi="Calibri" w:eastAsia="Calibri" w:cs="Calibri"/>
              </w:rPr>
              <w:t>Vehicle</w:t>
            </w:r>
          </w:p>
        </w:tc>
        <w:tc>
          <w:tcPr>
            <w:tcW w:w="165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738CBF6" w14:textId="0E7AD516">
            <w:pPr>
              <w:rPr>
                <w:rFonts w:ascii="Calibri" w:hAnsi="Calibri" w:eastAsia="Calibri" w:cs="Calibri"/>
              </w:rPr>
            </w:pPr>
            <w:r w:rsidRPr="380891C9">
              <w:rPr>
                <w:rFonts w:ascii="Calibri" w:hAnsi="Calibri" w:eastAsia="Calibri" w:cs="Calibri"/>
              </w:rPr>
              <w:t>Case</w:t>
            </w:r>
          </w:p>
        </w:tc>
        <w:tc>
          <w:tcPr>
            <w:tcW w:w="165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A085ACF" w14:textId="2AB19651">
            <w:pPr>
              <w:rPr>
                <w:rFonts w:ascii="Calibri" w:hAnsi="Calibri" w:eastAsia="Calibri" w:cs="Calibri"/>
              </w:rPr>
            </w:pPr>
            <w:r w:rsidRPr="380891C9">
              <w:rPr>
                <w:rFonts w:ascii="Calibri" w:hAnsi="Calibri" w:eastAsia="Calibri" w:cs="Calibri"/>
              </w:rPr>
              <w:t>Referential</w:t>
            </w:r>
          </w:p>
        </w:tc>
        <w:tc>
          <w:tcPr>
            <w:tcW w:w="2838"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68C0686A" w14:textId="24A93804">
            <w:pPr>
              <w:rPr>
                <w:rFonts w:ascii="Calibri" w:hAnsi="Calibri" w:eastAsia="Calibri" w:cs="Calibri"/>
              </w:rPr>
            </w:pPr>
            <w:proofErr w:type="spellStart"/>
            <w:r w:rsidRPr="380891C9">
              <w:rPr>
                <w:rFonts w:ascii="Calibri" w:hAnsi="Calibri" w:eastAsia="Calibri" w:cs="Calibri"/>
              </w:rPr>
              <w:t>him_vehicle_incident_Vehicle</w:t>
            </w:r>
            <w:proofErr w:type="spellEnd"/>
          </w:p>
        </w:tc>
        <w:tc>
          <w:tcPr>
            <w:tcW w:w="1801"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BAE776D" w14:textId="33C1648A">
            <w:pPr>
              <w:rPr>
                <w:rFonts w:ascii="Calibri" w:hAnsi="Calibri" w:eastAsia="Calibri" w:cs="Calibri"/>
              </w:rPr>
            </w:pPr>
            <w:r w:rsidRPr="380891C9">
              <w:rPr>
                <w:rFonts w:ascii="Calibri" w:hAnsi="Calibri" w:eastAsia="Calibri" w:cs="Calibri"/>
              </w:rPr>
              <w:t>Vehicle</w:t>
            </w:r>
          </w:p>
        </w:tc>
      </w:tr>
    </w:tbl>
    <w:p w:rsidR="009E7A5E" w:rsidP="380891C9" w:rsidRDefault="009E7A5E" w14:paraId="540712D4" w14:textId="7F9BC486">
      <w:pPr>
        <w:rPr>
          <w:rFonts w:ascii="Calibri" w:hAnsi="Calibri" w:eastAsia="Calibri" w:cs="Calibri"/>
        </w:rPr>
      </w:pPr>
    </w:p>
    <w:p w:rsidR="009E7A5E" w:rsidP="380891C9" w:rsidRDefault="7E942CF2" w14:paraId="271AA746" w14:textId="4ABAD47E">
      <w:pPr>
        <w:pStyle w:val="Heading2"/>
        <w:rPr>
          <w:rFonts w:ascii="Calibri Light" w:hAnsi="Calibri Light" w:eastAsia="Calibri Light" w:cs="Calibri Light"/>
        </w:rPr>
      </w:pPr>
      <w:r w:rsidRPr="380891C9">
        <w:rPr>
          <w:rFonts w:ascii="Calibri Light" w:hAnsi="Calibri Light" w:eastAsia="Calibri Light" w:cs="Calibri Light"/>
        </w:rPr>
        <w:t>Vehicle</w:t>
      </w:r>
    </w:p>
    <w:p w:rsidR="009E7A5E" w:rsidP="380891C9" w:rsidRDefault="7E942CF2" w14:paraId="688A7DEE" w14:textId="42458DEF">
      <w:pPr>
        <w:rPr>
          <w:rFonts w:ascii="Calibri" w:hAnsi="Calibri" w:eastAsia="Calibri" w:cs="Calibri"/>
        </w:rPr>
      </w:pPr>
      <w:r w:rsidRPr="380891C9">
        <w:rPr>
          <w:rFonts w:ascii="Calibri" w:hAnsi="Calibri" w:eastAsia="Calibri" w:cs="Calibri"/>
        </w:rPr>
        <w:t>This is a custom entity used to hold vehicle information such as vehicle registration number, manufacture, build year, and so on. We will be using the following design for this entity form:</w:t>
      </w:r>
    </w:p>
    <w:p w:rsidR="009E7A5E" w:rsidP="380891C9" w:rsidRDefault="009E7A5E" w14:paraId="5FED29DE" w14:textId="1E972F2D">
      <w:pPr>
        <w:rPr>
          <w:rFonts w:ascii="Calibri" w:hAnsi="Calibri" w:eastAsia="Calibri" w:cs="Calibri"/>
        </w:rPr>
      </w:pPr>
    </w:p>
    <w:p w:rsidR="009E7A5E" w:rsidP="380891C9" w:rsidRDefault="7E942CF2" w14:paraId="04863E53" w14:textId="44C1F730">
      <w:pPr>
        <w:rPr>
          <w:rFonts w:ascii="Calibri" w:hAnsi="Calibri" w:eastAsia="Calibri" w:cs="Calibri"/>
        </w:rPr>
      </w:pPr>
      <w:r w:rsidRPr="380891C9">
        <w:rPr>
          <w:rFonts w:ascii="Calibri" w:hAnsi="Calibri" w:eastAsia="Calibri" w:cs="Calibri"/>
          <w:b/>
          <w:bCs/>
        </w:rPr>
        <w:t>Attributes</w:t>
      </w:r>
    </w:p>
    <w:p w:rsidR="009E7A5E" w:rsidP="380891C9" w:rsidRDefault="7E942CF2" w14:paraId="4F62E44E" w14:textId="4A69EB20">
      <w:pPr>
        <w:rPr>
          <w:rFonts w:ascii="Calibri" w:hAnsi="Calibri" w:eastAsia="Calibri" w:cs="Calibri"/>
        </w:rPr>
      </w:pPr>
      <w:r w:rsidRPr="380891C9">
        <w:rPr>
          <w:rFonts w:ascii="Calibri" w:hAnsi="Calibri" w:eastAsia="Calibri" w:cs="Calibri"/>
        </w:rPr>
        <w:t>Please refer to the </w:t>
      </w:r>
      <w:r w:rsidRPr="380891C9">
        <w:rPr>
          <w:rFonts w:ascii="Calibri" w:hAnsi="Calibri" w:eastAsia="Calibri" w:cs="Calibri"/>
          <w:color w:val="C00000"/>
        </w:rPr>
        <w:t>Appendix1</w:t>
      </w:r>
      <w:r w:rsidRPr="380891C9">
        <w:rPr>
          <w:rFonts w:ascii="Calibri" w:hAnsi="Calibri" w:eastAsia="Calibri" w:cs="Calibri"/>
        </w:rPr>
        <w:t> folder on the GitHub repository for this book, at </w:t>
      </w:r>
      <w:hyperlink r:id="rId23">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5A7F611E" w14:textId="0324161C">
      <w:pPr>
        <w:rPr>
          <w:rFonts w:ascii="Calibri" w:hAnsi="Calibri" w:eastAsia="Calibri" w:cs="Calibri"/>
        </w:rPr>
      </w:pPr>
    </w:p>
    <w:p w:rsidR="009E7A5E" w:rsidP="380891C9" w:rsidRDefault="7E942CF2" w14:paraId="12521E94" w14:textId="6BAAEF45">
      <w:pPr>
        <w:rPr>
          <w:rFonts w:ascii="Calibri" w:hAnsi="Calibri" w:eastAsia="Calibri" w:cs="Calibri"/>
        </w:rPr>
      </w:pPr>
      <w:r w:rsidRPr="380891C9">
        <w:rPr>
          <w:rFonts w:ascii="Calibri" w:hAnsi="Calibri" w:eastAsia="Calibri" w:cs="Calibri"/>
          <w:b/>
          <w:bCs/>
        </w:rPr>
        <w:t>Views</w:t>
      </w:r>
    </w:p>
    <w:p w:rsidR="009E7A5E" w:rsidP="380891C9" w:rsidRDefault="7E942CF2" w14:paraId="0BDBA311" w14:textId="3C9BEBA8">
      <w:pPr>
        <w:rPr>
          <w:rFonts w:ascii="Calibri" w:hAnsi="Calibri" w:eastAsia="Calibri" w:cs="Calibri"/>
        </w:rPr>
      </w:pPr>
      <w:r w:rsidRPr="380891C9">
        <w:rPr>
          <w:rFonts w:ascii="Calibri" w:hAnsi="Calibri" w:eastAsia="Calibri" w:cs="Calibri"/>
          <w:i/>
          <w:iCs/>
        </w:rPr>
        <w:t>Change all the views to have the following columns:</w:t>
      </w:r>
    </w:p>
    <w:p w:rsidR="009E7A5E" w:rsidP="380891C9" w:rsidRDefault="7E942CF2" w14:paraId="5167B33B" w14:textId="23CB1CEA">
      <w:pPr>
        <w:pStyle w:val="ListParagraph"/>
        <w:rPr>
          <w:rFonts w:eastAsiaTheme="minorEastAsia"/>
        </w:rPr>
      </w:pPr>
      <w:r w:rsidRPr="380891C9">
        <w:rPr>
          <w:rFonts w:ascii="Calibri" w:hAnsi="Calibri" w:eastAsia="Calibri" w:cs="Calibri"/>
        </w:rPr>
        <w:t>Vehicle Number</w:t>
      </w:r>
    </w:p>
    <w:p w:rsidR="009E7A5E" w:rsidP="380891C9" w:rsidRDefault="7E942CF2" w14:paraId="613B01F5" w14:textId="171CD611">
      <w:pPr>
        <w:pStyle w:val="ListParagraph"/>
        <w:rPr>
          <w:rFonts w:eastAsiaTheme="minorEastAsia"/>
        </w:rPr>
      </w:pPr>
      <w:r w:rsidRPr="380891C9">
        <w:rPr>
          <w:rFonts w:ascii="Calibri" w:hAnsi="Calibri" w:eastAsia="Calibri" w:cs="Calibri"/>
        </w:rPr>
        <w:t>Customer</w:t>
      </w:r>
    </w:p>
    <w:p w:rsidR="009E7A5E" w:rsidP="380891C9" w:rsidRDefault="7E942CF2" w14:paraId="294F8747" w14:textId="472392E8">
      <w:pPr>
        <w:pStyle w:val="ListParagraph"/>
        <w:rPr>
          <w:rFonts w:eastAsiaTheme="minorEastAsia"/>
        </w:rPr>
      </w:pPr>
      <w:r w:rsidRPr="380891C9">
        <w:rPr>
          <w:rFonts w:ascii="Calibri" w:hAnsi="Calibri" w:eastAsia="Calibri" w:cs="Calibri"/>
        </w:rPr>
        <w:t>Make</w:t>
      </w:r>
    </w:p>
    <w:p w:rsidR="009E7A5E" w:rsidP="380891C9" w:rsidRDefault="7E942CF2" w14:paraId="368FE1C5" w14:textId="63BF6C67">
      <w:pPr>
        <w:pStyle w:val="ListParagraph"/>
        <w:rPr>
          <w:rFonts w:eastAsiaTheme="minorEastAsia"/>
        </w:rPr>
      </w:pPr>
      <w:r w:rsidRPr="380891C9">
        <w:rPr>
          <w:rFonts w:ascii="Calibri" w:hAnsi="Calibri" w:eastAsia="Calibri" w:cs="Calibri"/>
        </w:rPr>
        <w:t>Model</w:t>
      </w:r>
    </w:p>
    <w:p w:rsidR="009E7A5E" w:rsidP="380891C9" w:rsidRDefault="7E942CF2" w14:paraId="7B2AFDA8" w14:textId="30A01629">
      <w:pPr>
        <w:pStyle w:val="ListParagraph"/>
        <w:rPr>
          <w:rFonts w:eastAsiaTheme="minorEastAsia"/>
        </w:rPr>
      </w:pPr>
      <w:r w:rsidRPr="380891C9">
        <w:rPr>
          <w:rFonts w:ascii="Calibri" w:hAnsi="Calibri" w:eastAsia="Calibri" w:cs="Calibri"/>
        </w:rPr>
        <w:t>Year</w:t>
      </w:r>
    </w:p>
    <w:p w:rsidR="009E7A5E" w:rsidP="380891C9" w:rsidRDefault="009E7A5E" w14:paraId="2C4216DE" w14:textId="78E57858">
      <w:pPr>
        <w:rPr>
          <w:rFonts w:ascii="Calibri" w:hAnsi="Calibri" w:eastAsia="Calibri" w:cs="Calibri"/>
        </w:rPr>
      </w:pPr>
    </w:p>
    <w:p w:rsidR="009E7A5E" w:rsidP="380891C9" w:rsidRDefault="7E942CF2" w14:paraId="6EDBA852" w14:textId="3C0B04E9">
      <w:pPr>
        <w:rPr>
          <w:rFonts w:ascii="Calibri" w:hAnsi="Calibri" w:eastAsia="Calibri" w:cs="Calibri"/>
        </w:rPr>
      </w:pPr>
      <w:r w:rsidRPr="380891C9">
        <w:rPr>
          <w:rFonts w:ascii="Calibri" w:hAnsi="Calibri" w:eastAsia="Calibri" w:cs="Calibri"/>
          <w:b/>
          <w:bCs/>
        </w:rPr>
        <w:t>Relationship</w:t>
      </w:r>
    </w:p>
    <w:p w:rsidR="009E7A5E" w:rsidP="380891C9" w:rsidRDefault="7E942CF2" w14:paraId="1050F333" w14:textId="1928AABC">
      <w:pPr>
        <w:rPr>
          <w:rFonts w:ascii="Calibri" w:hAnsi="Calibri" w:eastAsia="Calibri" w:cs="Calibri"/>
        </w:rPr>
      </w:pPr>
      <w:r w:rsidRPr="380891C9">
        <w:rPr>
          <w:rFonts w:ascii="Calibri" w:hAnsi="Calibri" w:eastAsia="Calibri" w:cs="Calibri"/>
        </w:rPr>
        <w:t>Set up the following custom N:1 relationship in the vehicle entity:</w:t>
      </w:r>
    </w:p>
    <w:tbl>
      <w:tblPr>
        <w:tblW w:w="0" w:type="auto"/>
        <w:tblLayout w:type="fixed"/>
        <w:tblLook w:val="04A0" w:firstRow="1" w:lastRow="0" w:firstColumn="1" w:lastColumn="0" w:noHBand="0" w:noVBand="1"/>
      </w:tblPr>
      <w:tblGrid>
        <w:gridCol w:w="1387"/>
        <w:gridCol w:w="1616"/>
        <w:gridCol w:w="1616"/>
        <w:gridCol w:w="2976"/>
        <w:gridCol w:w="1764"/>
      </w:tblGrid>
      <w:tr w:rsidR="380891C9" w:rsidTr="380891C9" w14:paraId="568EC391" w14:textId="77777777">
        <w:trPr>
          <w:trHeight w:val="300"/>
        </w:trPr>
        <w:tc>
          <w:tcPr>
            <w:tcW w:w="13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6CB5B79" w14:textId="01FAF34A">
            <w:pPr>
              <w:rPr>
                <w:rFonts w:ascii="Calibri" w:hAnsi="Calibri" w:eastAsia="Calibri" w:cs="Calibri"/>
              </w:rPr>
            </w:pPr>
            <w:r w:rsidRPr="380891C9">
              <w:rPr>
                <w:rFonts w:ascii="Calibri" w:hAnsi="Calibri" w:eastAsia="Calibri" w:cs="Calibri"/>
              </w:rPr>
              <w:t>Primary entity</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5884698C" w14:textId="5CB828C3">
            <w:pPr>
              <w:rPr>
                <w:rFonts w:ascii="Calibri" w:hAnsi="Calibri" w:eastAsia="Calibri" w:cs="Calibri"/>
              </w:rPr>
            </w:pPr>
            <w:r w:rsidRPr="380891C9">
              <w:rPr>
                <w:rFonts w:ascii="Calibri" w:hAnsi="Calibri" w:eastAsia="Calibri" w:cs="Calibri"/>
              </w:rPr>
              <w:t>Secondary entity</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0B492B9" w14:textId="420EDDC5">
            <w:pPr>
              <w:rPr>
                <w:rFonts w:ascii="Calibri" w:hAnsi="Calibri" w:eastAsia="Calibri" w:cs="Calibri"/>
              </w:rPr>
            </w:pPr>
            <w:r w:rsidRPr="380891C9">
              <w:rPr>
                <w:rFonts w:ascii="Calibri" w:hAnsi="Calibri" w:eastAsia="Calibri" w:cs="Calibri"/>
              </w:rPr>
              <w:t>Type of behavior</w:t>
            </w:r>
          </w:p>
        </w:tc>
        <w:tc>
          <w:tcPr>
            <w:tcW w:w="297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5F31FDC" w14:textId="52A98F95">
            <w:pPr>
              <w:rPr>
                <w:rFonts w:ascii="Calibri" w:hAnsi="Calibri" w:eastAsia="Calibri" w:cs="Calibri"/>
              </w:rPr>
            </w:pPr>
            <w:r w:rsidRPr="380891C9">
              <w:rPr>
                <w:rFonts w:ascii="Calibri" w:hAnsi="Calibri" w:eastAsia="Calibri" w:cs="Calibri"/>
              </w:rPr>
              <w:t>Relationship name</w:t>
            </w:r>
          </w:p>
        </w:tc>
        <w:tc>
          <w:tcPr>
            <w:tcW w:w="176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608FCBE" w14:textId="109A4603">
            <w:pPr>
              <w:rPr>
                <w:rFonts w:ascii="Calibri" w:hAnsi="Calibri" w:eastAsia="Calibri" w:cs="Calibri"/>
              </w:rPr>
            </w:pPr>
            <w:r w:rsidRPr="380891C9">
              <w:rPr>
                <w:rFonts w:ascii="Calibri" w:hAnsi="Calibri" w:eastAsia="Calibri" w:cs="Calibri"/>
              </w:rPr>
              <w:t>Lookup field name</w:t>
            </w:r>
          </w:p>
        </w:tc>
      </w:tr>
      <w:tr w:rsidR="380891C9" w:rsidTr="380891C9" w14:paraId="3C7FA0D0" w14:textId="77777777">
        <w:trPr>
          <w:trHeight w:val="300"/>
        </w:trPr>
        <w:tc>
          <w:tcPr>
            <w:tcW w:w="13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5B9E1E5" w14:textId="61885658">
            <w:pPr>
              <w:rPr>
                <w:rFonts w:ascii="Calibri" w:hAnsi="Calibri" w:eastAsia="Calibri" w:cs="Calibri"/>
              </w:rPr>
            </w:pPr>
            <w:r w:rsidRPr="380891C9">
              <w:rPr>
                <w:rFonts w:ascii="Calibri" w:hAnsi="Calibri" w:eastAsia="Calibri" w:cs="Calibri"/>
              </w:rPr>
              <w:t>Customer</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0788BEA" w14:textId="4B69D64D">
            <w:pPr>
              <w:rPr>
                <w:rFonts w:ascii="Calibri" w:hAnsi="Calibri" w:eastAsia="Calibri" w:cs="Calibri"/>
              </w:rPr>
            </w:pPr>
            <w:r w:rsidRPr="380891C9">
              <w:rPr>
                <w:rFonts w:ascii="Calibri" w:hAnsi="Calibri" w:eastAsia="Calibri" w:cs="Calibri"/>
              </w:rPr>
              <w:t>Vehicle</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6FE26DB" w14:textId="170C52BF">
            <w:pPr>
              <w:rPr>
                <w:rFonts w:ascii="Calibri" w:hAnsi="Calibri" w:eastAsia="Calibri" w:cs="Calibri"/>
              </w:rPr>
            </w:pPr>
            <w:r w:rsidRPr="380891C9">
              <w:rPr>
                <w:rFonts w:ascii="Calibri" w:hAnsi="Calibri" w:eastAsia="Calibri" w:cs="Calibri"/>
              </w:rPr>
              <w:t>Referential</w:t>
            </w:r>
          </w:p>
        </w:tc>
        <w:tc>
          <w:tcPr>
            <w:tcW w:w="297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D2BFA69" w14:textId="5561CB69">
            <w:pPr>
              <w:rPr>
                <w:rFonts w:ascii="Calibri" w:hAnsi="Calibri" w:eastAsia="Calibri" w:cs="Calibri"/>
              </w:rPr>
            </w:pPr>
            <w:proofErr w:type="spellStart"/>
            <w:r w:rsidRPr="380891C9">
              <w:rPr>
                <w:rFonts w:ascii="Calibri" w:hAnsi="Calibri" w:eastAsia="Calibri" w:cs="Calibri"/>
              </w:rPr>
              <w:t>him_account_him_vehicle</w:t>
            </w:r>
            <w:proofErr w:type="spellEnd"/>
          </w:p>
        </w:tc>
        <w:tc>
          <w:tcPr>
            <w:tcW w:w="176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B4A38EA" w14:textId="2BD6094C">
            <w:pPr>
              <w:rPr>
                <w:rFonts w:ascii="Calibri" w:hAnsi="Calibri" w:eastAsia="Calibri" w:cs="Calibri"/>
              </w:rPr>
            </w:pPr>
            <w:r w:rsidRPr="380891C9">
              <w:rPr>
                <w:rFonts w:ascii="Calibri" w:hAnsi="Calibri" w:eastAsia="Calibri" w:cs="Calibri"/>
              </w:rPr>
              <w:t>Customer</w:t>
            </w:r>
          </w:p>
        </w:tc>
      </w:tr>
      <w:tr w:rsidR="380891C9" w:rsidTr="380891C9" w14:paraId="76294239" w14:textId="77777777">
        <w:trPr>
          <w:trHeight w:val="300"/>
        </w:trPr>
        <w:tc>
          <w:tcPr>
            <w:tcW w:w="13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CCF55AF" w14:textId="0F2219E1">
            <w:pPr>
              <w:rPr>
                <w:rFonts w:ascii="Calibri" w:hAnsi="Calibri" w:eastAsia="Calibri" w:cs="Calibri"/>
              </w:rPr>
            </w:pPr>
            <w:r w:rsidRPr="380891C9">
              <w:rPr>
                <w:rFonts w:ascii="Calibri" w:hAnsi="Calibri" w:eastAsia="Calibri" w:cs="Calibri"/>
              </w:rPr>
              <w:t>Model</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56AA106" w14:textId="395F9B9D">
            <w:pPr>
              <w:rPr>
                <w:rFonts w:ascii="Calibri" w:hAnsi="Calibri" w:eastAsia="Calibri" w:cs="Calibri"/>
              </w:rPr>
            </w:pPr>
            <w:r w:rsidRPr="380891C9">
              <w:rPr>
                <w:rFonts w:ascii="Calibri" w:hAnsi="Calibri" w:eastAsia="Calibri" w:cs="Calibri"/>
              </w:rPr>
              <w:t>Vehicle</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30A170B" w14:textId="6A93AFD0">
            <w:pPr>
              <w:rPr>
                <w:rFonts w:ascii="Calibri" w:hAnsi="Calibri" w:eastAsia="Calibri" w:cs="Calibri"/>
              </w:rPr>
            </w:pPr>
            <w:r w:rsidRPr="380891C9">
              <w:rPr>
                <w:rFonts w:ascii="Calibri" w:hAnsi="Calibri" w:eastAsia="Calibri" w:cs="Calibri"/>
              </w:rPr>
              <w:t>Referential</w:t>
            </w:r>
          </w:p>
        </w:tc>
        <w:tc>
          <w:tcPr>
            <w:tcW w:w="297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094AC954" w14:textId="7AD7D340">
            <w:pPr>
              <w:rPr>
                <w:rFonts w:ascii="Calibri" w:hAnsi="Calibri" w:eastAsia="Calibri" w:cs="Calibri"/>
              </w:rPr>
            </w:pPr>
            <w:proofErr w:type="spellStart"/>
            <w:r w:rsidRPr="380891C9">
              <w:rPr>
                <w:rFonts w:ascii="Calibri" w:hAnsi="Calibri" w:eastAsia="Calibri" w:cs="Calibri"/>
              </w:rPr>
              <w:t>him_model_him_vehicle</w:t>
            </w:r>
            <w:proofErr w:type="spellEnd"/>
          </w:p>
        </w:tc>
        <w:tc>
          <w:tcPr>
            <w:tcW w:w="176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D56D1CD" w14:textId="772F508A">
            <w:pPr>
              <w:rPr>
                <w:rFonts w:ascii="Calibri" w:hAnsi="Calibri" w:eastAsia="Calibri" w:cs="Calibri"/>
              </w:rPr>
            </w:pPr>
            <w:r w:rsidRPr="380891C9">
              <w:rPr>
                <w:rFonts w:ascii="Calibri" w:hAnsi="Calibri" w:eastAsia="Calibri" w:cs="Calibri"/>
              </w:rPr>
              <w:t>Model</w:t>
            </w:r>
          </w:p>
        </w:tc>
      </w:tr>
      <w:tr w:rsidR="380891C9" w:rsidTr="380891C9" w14:paraId="3E423EE8" w14:textId="77777777">
        <w:trPr>
          <w:trHeight w:val="300"/>
        </w:trPr>
        <w:tc>
          <w:tcPr>
            <w:tcW w:w="13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8A0DA60" w14:textId="1A3F4396">
            <w:pPr>
              <w:rPr>
                <w:rFonts w:ascii="Calibri" w:hAnsi="Calibri" w:eastAsia="Calibri" w:cs="Calibri"/>
              </w:rPr>
            </w:pPr>
            <w:r w:rsidRPr="380891C9">
              <w:rPr>
                <w:rFonts w:ascii="Calibri" w:hAnsi="Calibri" w:eastAsia="Calibri" w:cs="Calibri"/>
              </w:rPr>
              <w:t>Manufacturer</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B149F83" w14:textId="4957C3F3">
            <w:pPr>
              <w:rPr>
                <w:rFonts w:ascii="Calibri" w:hAnsi="Calibri" w:eastAsia="Calibri" w:cs="Calibri"/>
              </w:rPr>
            </w:pPr>
            <w:r w:rsidRPr="380891C9">
              <w:rPr>
                <w:rFonts w:ascii="Calibri" w:hAnsi="Calibri" w:eastAsia="Calibri" w:cs="Calibri"/>
              </w:rPr>
              <w:t>Vehicle</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C54536D" w14:textId="750B357C">
            <w:pPr>
              <w:rPr>
                <w:rFonts w:ascii="Calibri" w:hAnsi="Calibri" w:eastAsia="Calibri" w:cs="Calibri"/>
              </w:rPr>
            </w:pPr>
            <w:r w:rsidRPr="380891C9">
              <w:rPr>
                <w:rFonts w:ascii="Calibri" w:hAnsi="Calibri" w:eastAsia="Calibri" w:cs="Calibri"/>
              </w:rPr>
              <w:t>Referential</w:t>
            </w:r>
          </w:p>
        </w:tc>
        <w:tc>
          <w:tcPr>
            <w:tcW w:w="297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25E0D743" w14:textId="7A58DB48">
            <w:pPr>
              <w:rPr>
                <w:rFonts w:ascii="Calibri" w:hAnsi="Calibri" w:eastAsia="Calibri" w:cs="Calibri"/>
              </w:rPr>
            </w:pPr>
            <w:proofErr w:type="spellStart"/>
            <w:r w:rsidRPr="380891C9">
              <w:rPr>
                <w:rFonts w:ascii="Calibri" w:hAnsi="Calibri" w:eastAsia="Calibri" w:cs="Calibri"/>
              </w:rPr>
              <w:t>him_manufacturer_him_vehicle</w:t>
            </w:r>
            <w:proofErr w:type="spellEnd"/>
          </w:p>
        </w:tc>
        <w:tc>
          <w:tcPr>
            <w:tcW w:w="176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DEB33A2" w14:textId="1A570EF1">
            <w:pPr>
              <w:rPr>
                <w:rFonts w:ascii="Calibri" w:hAnsi="Calibri" w:eastAsia="Calibri" w:cs="Calibri"/>
              </w:rPr>
            </w:pPr>
            <w:r w:rsidRPr="380891C9">
              <w:rPr>
                <w:rFonts w:ascii="Calibri" w:hAnsi="Calibri" w:eastAsia="Calibri" w:cs="Calibri"/>
              </w:rPr>
              <w:t>Make</w:t>
            </w:r>
          </w:p>
        </w:tc>
      </w:tr>
      <w:tr w:rsidR="380891C9" w:rsidTr="380891C9" w14:paraId="3BA4C8E8" w14:textId="77777777">
        <w:trPr>
          <w:trHeight w:val="300"/>
        </w:trPr>
        <w:tc>
          <w:tcPr>
            <w:tcW w:w="1387"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12FDCF4F" w14:textId="5D14E2B6">
            <w:pPr>
              <w:rPr>
                <w:rFonts w:ascii="Calibri" w:hAnsi="Calibri" w:eastAsia="Calibri" w:cs="Calibri"/>
              </w:rPr>
            </w:pPr>
            <w:r w:rsidRPr="380891C9">
              <w:rPr>
                <w:rFonts w:ascii="Calibri" w:hAnsi="Calibri" w:eastAsia="Calibri" w:cs="Calibri"/>
              </w:rPr>
              <w:lastRenderedPageBreak/>
              <w:t>Year</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41911A6D" w14:textId="5F57AF86">
            <w:pPr>
              <w:rPr>
                <w:rFonts w:ascii="Calibri" w:hAnsi="Calibri" w:eastAsia="Calibri" w:cs="Calibri"/>
              </w:rPr>
            </w:pPr>
            <w:r w:rsidRPr="380891C9">
              <w:rPr>
                <w:rFonts w:ascii="Calibri" w:hAnsi="Calibri" w:eastAsia="Calibri" w:cs="Calibri"/>
              </w:rPr>
              <w:t>Vehicle</w:t>
            </w:r>
          </w:p>
        </w:tc>
        <w:tc>
          <w:tcPr>
            <w:tcW w:w="161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E6A596A" w14:textId="08ADC5DD">
            <w:pPr>
              <w:rPr>
                <w:rFonts w:ascii="Calibri" w:hAnsi="Calibri" w:eastAsia="Calibri" w:cs="Calibri"/>
              </w:rPr>
            </w:pPr>
            <w:r w:rsidRPr="380891C9">
              <w:rPr>
                <w:rFonts w:ascii="Calibri" w:hAnsi="Calibri" w:eastAsia="Calibri" w:cs="Calibri"/>
              </w:rPr>
              <w:t>Referential</w:t>
            </w:r>
          </w:p>
        </w:tc>
        <w:tc>
          <w:tcPr>
            <w:tcW w:w="2976"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315CDEFA" w14:textId="7DD4AD64">
            <w:pPr>
              <w:rPr>
                <w:rFonts w:ascii="Calibri" w:hAnsi="Calibri" w:eastAsia="Calibri" w:cs="Calibri"/>
              </w:rPr>
            </w:pPr>
            <w:proofErr w:type="spellStart"/>
            <w:r w:rsidRPr="380891C9">
              <w:rPr>
                <w:rFonts w:ascii="Calibri" w:hAnsi="Calibri" w:eastAsia="Calibri" w:cs="Calibri"/>
              </w:rPr>
              <w:t>him_year_him_vehicle_Year</w:t>
            </w:r>
            <w:proofErr w:type="spellEnd"/>
          </w:p>
        </w:tc>
        <w:tc>
          <w:tcPr>
            <w:tcW w:w="1764" w:type="dxa"/>
            <w:tcBorders>
              <w:top w:val="single" w:color="3C3C3B" w:sz="6" w:space="0"/>
              <w:left w:val="single" w:color="3C3C3B" w:sz="6" w:space="0"/>
              <w:bottom w:val="single" w:color="3C3C3B" w:sz="6" w:space="0"/>
              <w:right w:val="single" w:color="3C3C3B" w:sz="6" w:space="0"/>
            </w:tcBorders>
            <w:vAlign w:val="center"/>
          </w:tcPr>
          <w:p w:rsidR="380891C9" w:rsidP="380891C9" w:rsidRDefault="380891C9" w14:paraId="7968EFEE" w14:textId="49A4347A">
            <w:pPr>
              <w:rPr>
                <w:rFonts w:ascii="Calibri" w:hAnsi="Calibri" w:eastAsia="Calibri" w:cs="Calibri"/>
              </w:rPr>
            </w:pPr>
            <w:r w:rsidRPr="380891C9">
              <w:rPr>
                <w:rFonts w:ascii="Calibri" w:hAnsi="Calibri" w:eastAsia="Calibri" w:cs="Calibri"/>
              </w:rPr>
              <w:t>Year</w:t>
            </w:r>
          </w:p>
        </w:tc>
      </w:tr>
    </w:tbl>
    <w:p w:rsidR="009E7A5E" w:rsidP="380891C9" w:rsidRDefault="009E7A5E" w14:paraId="325472B8" w14:textId="17DCA266">
      <w:pPr>
        <w:rPr>
          <w:rFonts w:ascii="Calibri" w:hAnsi="Calibri" w:eastAsia="Calibri" w:cs="Calibri"/>
        </w:rPr>
      </w:pPr>
    </w:p>
    <w:p w:rsidR="009E7A5E" w:rsidP="380891C9" w:rsidRDefault="7E942CF2" w14:paraId="51270425" w14:textId="1AB5106E">
      <w:pPr>
        <w:pStyle w:val="Heading2"/>
        <w:rPr>
          <w:rFonts w:ascii="Calibri Light" w:hAnsi="Calibri Light" w:eastAsia="Calibri Light" w:cs="Calibri Light"/>
        </w:rPr>
      </w:pPr>
      <w:r w:rsidRPr="380891C9">
        <w:rPr>
          <w:rFonts w:ascii="Calibri Light" w:hAnsi="Calibri Light" w:eastAsia="Calibri Light" w:cs="Calibri Light"/>
        </w:rPr>
        <w:t>Manufacturer</w:t>
      </w:r>
    </w:p>
    <w:p w:rsidR="009E7A5E" w:rsidP="380891C9" w:rsidRDefault="7E942CF2" w14:paraId="5BB47241" w14:textId="18AD033A">
      <w:pPr>
        <w:rPr>
          <w:rFonts w:ascii="Calibri" w:hAnsi="Calibri" w:eastAsia="Calibri" w:cs="Calibri"/>
        </w:rPr>
      </w:pPr>
      <w:r w:rsidRPr="380891C9">
        <w:rPr>
          <w:rFonts w:ascii="Calibri" w:hAnsi="Calibri" w:eastAsia="Calibri" w:cs="Calibri"/>
        </w:rPr>
        <w:t>This is a custom entity used to hold manufacturer information relating to the vehicle. We will be using the following design for this entity form:</w:t>
      </w:r>
    </w:p>
    <w:p w:rsidR="009E7A5E" w:rsidP="380891C9" w:rsidRDefault="7E942CF2" w14:paraId="0BFF80B0" w14:textId="63487DC2">
      <w:pPr>
        <w:rPr>
          <w:rFonts w:ascii="Calibri" w:hAnsi="Calibri" w:eastAsia="Calibri" w:cs="Calibri"/>
        </w:rPr>
      </w:pPr>
      <w:r>
        <w:rPr>
          <w:noProof/>
        </w:rPr>
        <w:drawing>
          <wp:inline distT="0" distB="0" distL="0" distR="0" wp14:anchorId="5641BF30" wp14:editId="660E17D3">
            <wp:extent cx="228600" cy="228600"/>
            <wp:effectExtent l="0" t="0" r="0" b="0"/>
            <wp:docPr id="31189761" name="Picture 3118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9E7A5E" w:rsidP="380891C9" w:rsidRDefault="009E7A5E" w14:paraId="26A9B17E" w14:textId="3935EB86">
      <w:pPr>
        <w:rPr>
          <w:rFonts w:ascii="Calibri" w:hAnsi="Calibri" w:eastAsia="Calibri" w:cs="Calibri"/>
        </w:rPr>
      </w:pPr>
    </w:p>
    <w:p w:rsidR="009E7A5E" w:rsidP="380891C9" w:rsidRDefault="7E942CF2" w14:paraId="08B26747" w14:textId="2F917CEC">
      <w:pPr>
        <w:rPr>
          <w:rFonts w:ascii="Calibri" w:hAnsi="Calibri" w:eastAsia="Calibri" w:cs="Calibri"/>
        </w:rPr>
      </w:pPr>
      <w:r w:rsidRPr="380891C9">
        <w:rPr>
          <w:rFonts w:ascii="Calibri" w:hAnsi="Calibri" w:eastAsia="Calibri" w:cs="Calibri"/>
          <w:b/>
          <w:bCs/>
        </w:rPr>
        <w:t>Attributes</w:t>
      </w:r>
    </w:p>
    <w:p w:rsidR="009E7A5E" w:rsidP="380891C9" w:rsidRDefault="7E942CF2" w14:paraId="70AC5822" w14:textId="3DF17157">
      <w:pPr>
        <w:rPr>
          <w:rFonts w:ascii="Calibri" w:hAnsi="Calibri" w:eastAsia="Calibri" w:cs="Calibri"/>
        </w:rPr>
      </w:pPr>
      <w:r w:rsidRPr="380891C9">
        <w:rPr>
          <w:rFonts w:ascii="Calibri" w:hAnsi="Calibri" w:eastAsia="Calibri" w:cs="Calibri"/>
        </w:rPr>
        <w:t>Please refer to the </w:t>
      </w:r>
      <w:r w:rsidRPr="380891C9">
        <w:rPr>
          <w:rFonts w:ascii="Calibri" w:hAnsi="Calibri" w:eastAsia="Calibri" w:cs="Calibri"/>
          <w:color w:val="C00000"/>
        </w:rPr>
        <w:t>Appendix1</w:t>
      </w:r>
      <w:r w:rsidRPr="380891C9">
        <w:rPr>
          <w:rFonts w:ascii="Calibri" w:hAnsi="Calibri" w:eastAsia="Calibri" w:cs="Calibri"/>
        </w:rPr>
        <w:t> folder on the GitHub repository for this book, at </w:t>
      </w:r>
      <w:hyperlink r:id="rId24">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3B906A7D" w14:textId="791D40D7">
      <w:pPr>
        <w:rPr>
          <w:rFonts w:ascii="Calibri" w:hAnsi="Calibri" w:eastAsia="Calibri" w:cs="Calibri"/>
        </w:rPr>
      </w:pPr>
    </w:p>
    <w:p w:rsidR="009E7A5E" w:rsidP="380891C9" w:rsidRDefault="7E942CF2" w14:paraId="5CAF23F8" w14:textId="24B548C1">
      <w:pPr>
        <w:pStyle w:val="Heading2"/>
        <w:rPr>
          <w:rFonts w:ascii="Calibri Light" w:hAnsi="Calibri Light" w:eastAsia="Calibri Light" w:cs="Calibri Light"/>
        </w:rPr>
      </w:pPr>
      <w:r w:rsidRPr="380891C9">
        <w:rPr>
          <w:rFonts w:ascii="Calibri Light" w:hAnsi="Calibri Light" w:eastAsia="Calibri Light" w:cs="Calibri Light"/>
        </w:rPr>
        <w:t>Model</w:t>
      </w:r>
    </w:p>
    <w:p w:rsidR="009E7A5E" w:rsidP="380891C9" w:rsidRDefault="7E942CF2" w14:paraId="442BB2B1" w14:textId="64F4E272">
      <w:pPr>
        <w:rPr>
          <w:rFonts w:ascii="Calibri" w:hAnsi="Calibri" w:eastAsia="Calibri" w:cs="Calibri"/>
        </w:rPr>
      </w:pPr>
      <w:r w:rsidRPr="380891C9">
        <w:rPr>
          <w:rFonts w:ascii="Calibri" w:hAnsi="Calibri" w:eastAsia="Calibri" w:cs="Calibri"/>
        </w:rPr>
        <w:t>This is a custom entity used to record model details of the vehicle. We will be using the following design for this entity form:</w:t>
      </w:r>
    </w:p>
    <w:p w:rsidR="009E7A5E" w:rsidP="380891C9" w:rsidRDefault="7E942CF2" w14:paraId="6E43C1A3" w14:textId="144A8BA8">
      <w:pPr>
        <w:rPr>
          <w:rFonts w:ascii="Calibri" w:hAnsi="Calibri" w:eastAsia="Calibri" w:cs="Calibri"/>
        </w:rPr>
      </w:pPr>
      <w:r>
        <w:rPr>
          <w:noProof/>
        </w:rPr>
        <w:drawing>
          <wp:inline distT="0" distB="0" distL="0" distR="0" wp14:anchorId="23C60CA3" wp14:editId="35F96ED9">
            <wp:extent cx="228600" cy="228600"/>
            <wp:effectExtent l="0" t="0" r="0" b="0"/>
            <wp:docPr id="860970205" name="Picture 86097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9E7A5E" w:rsidP="380891C9" w:rsidRDefault="7E942CF2" w14:paraId="6C0CC0DD" w14:textId="55DD854B">
      <w:pPr>
        <w:rPr>
          <w:rFonts w:ascii="Calibri" w:hAnsi="Calibri" w:eastAsia="Calibri" w:cs="Calibri"/>
        </w:rPr>
      </w:pPr>
      <w:r w:rsidRPr="380891C9">
        <w:rPr>
          <w:rFonts w:ascii="Calibri" w:hAnsi="Calibri" w:eastAsia="Calibri" w:cs="Calibri"/>
          <w:b/>
          <w:bCs/>
        </w:rPr>
        <w:t>Attributes</w:t>
      </w:r>
    </w:p>
    <w:p w:rsidR="009E7A5E" w:rsidP="380891C9" w:rsidRDefault="7E942CF2" w14:paraId="6BEB50C2" w14:textId="79C2A470">
      <w:pPr>
        <w:rPr>
          <w:rFonts w:ascii="Calibri" w:hAnsi="Calibri" w:eastAsia="Calibri" w:cs="Calibri"/>
        </w:rPr>
      </w:pPr>
      <w:r w:rsidRPr="380891C9">
        <w:rPr>
          <w:rFonts w:ascii="Calibri" w:hAnsi="Calibri" w:eastAsia="Calibri" w:cs="Calibri"/>
        </w:rPr>
        <w:t>Please refer to the Appendix1 folder on the GitHub repository for this book, at </w:t>
      </w:r>
      <w:hyperlink r:id="rId25">
        <w:r w:rsidRPr="380891C9">
          <w:rPr>
            <w:rStyle w:val="Hyperlink"/>
            <w:rFonts w:ascii="Calibri" w:hAnsi="Calibri" w:eastAsia="Calibri" w:cs="Calibri"/>
          </w:rPr>
          <w:t>https://github.com/PacktPublishing/Implementing-Microsoft-Dynamics-365-Customer-Engagement/blob/master/Appendix1.xlsx</w:t>
        </w:r>
      </w:hyperlink>
      <w:r w:rsidRPr="380891C9">
        <w:rPr>
          <w:rFonts w:ascii="Calibri" w:hAnsi="Calibri" w:eastAsia="Calibri" w:cs="Calibri"/>
        </w:rPr>
        <w:t>.</w:t>
      </w:r>
    </w:p>
    <w:p w:rsidR="009E7A5E" w:rsidP="380891C9" w:rsidRDefault="009E7A5E" w14:paraId="5BF0E821" w14:textId="4D4237C3">
      <w:pPr>
        <w:rPr>
          <w:rFonts w:ascii="Calibri" w:hAnsi="Calibri" w:eastAsia="Calibri" w:cs="Calibri"/>
        </w:rPr>
      </w:pPr>
    </w:p>
    <w:p w:rsidR="009E7A5E" w:rsidP="380891C9" w:rsidRDefault="7E942CF2" w14:paraId="1E3C6891" w14:textId="4A573DFE">
      <w:pPr>
        <w:pStyle w:val="Heading2"/>
        <w:rPr>
          <w:rFonts w:ascii="Calibri Light" w:hAnsi="Calibri Light" w:eastAsia="Calibri Light" w:cs="Calibri Light"/>
        </w:rPr>
      </w:pPr>
      <w:r w:rsidRPr="380891C9">
        <w:rPr>
          <w:rFonts w:ascii="Calibri Light" w:hAnsi="Calibri Light" w:eastAsia="Calibri Light" w:cs="Calibri Light"/>
        </w:rPr>
        <w:t>Year</w:t>
      </w:r>
    </w:p>
    <w:p w:rsidR="009E7A5E" w:rsidP="380891C9" w:rsidRDefault="7E942CF2" w14:paraId="2BF710FB" w14:textId="1108B32D">
      <w:pPr>
        <w:rPr>
          <w:rFonts w:ascii="Calibri" w:hAnsi="Calibri" w:eastAsia="Calibri" w:cs="Calibri"/>
        </w:rPr>
      </w:pPr>
      <w:r w:rsidRPr="380891C9">
        <w:rPr>
          <w:rFonts w:ascii="Calibri" w:hAnsi="Calibri" w:eastAsia="Calibri" w:cs="Calibri"/>
        </w:rPr>
        <w:t>This is a custom entity used for year details. We are going to use the default form, without making any changes for this entity. There are no additional attributes created for this entity apart from the primary field, which is used to store the year name.</w:t>
      </w:r>
    </w:p>
    <w:p w:rsidR="009E7A5E" w:rsidP="380891C9" w:rsidRDefault="7E942CF2" w14:paraId="6EF09A1B" w14:textId="5FA4C50A">
      <w:pPr>
        <w:rPr>
          <w:rFonts w:ascii="Calibri" w:hAnsi="Calibri" w:eastAsia="Calibri" w:cs="Calibri"/>
        </w:rPr>
      </w:pPr>
      <w:r w:rsidRPr="380891C9">
        <w:rPr>
          <w:rFonts w:ascii="Calibri" w:hAnsi="Calibri" w:eastAsia="Calibri" w:cs="Calibri"/>
        </w:rPr>
        <w:t>We are going to use all the other out-of-the-box entities that are present on the ER diagram as is, without making any changes.</w:t>
      </w:r>
    </w:p>
    <w:p w:rsidR="009E7A5E" w:rsidP="380891C9" w:rsidRDefault="009E7A5E" w14:paraId="3F6DD8C5" w14:textId="51D54C3F">
      <w:pPr>
        <w:rPr>
          <w:rFonts w:ascii="Calibri" w:hAnsi="Calibri" w:eastAsia="Calibri" w:cs="Calibri"/>
        </w:rPr>
      </w:pPr>
    </w:p>
    <w:p w:rsidR="009E7A5E" w:rsidP="380891C9" w:rsidRDefault="7E942CF2" w14:paraId="3B663C47" w14:textId="22175A59">
      <w:pPr>
        <w:pStyle w:val="Heading2"/>
        <w:rPr>
          <w:rFonts w:ascii="Calibri Light" w:hAnsi="Calibri Light" w:eastAsia="Calibri Light" w:cs="Calibri Light"/>
        </w:rPr>
      </w:pPr>
      <w:r w:rsidRPr="380891C9">
        <w:rPr>
          <w:rFonts w:ascii="Calibri Light" w:hAnsi="Calibri Light" w:eastAsia="Calibri Light" w:cs="Calibri Light"/>
        </w:rPr>
        <w:t>User reports</w:t>
      </w:r>
    </w:p>
    <w:p w:rsidR="009E7A5E" w:rsidP="380891C9" w:rsidRDefault="7E942CF2" w14:paraId="0E4032E5" w14:textId="68EACE36">
      <w:pPr>
        <w:rPr>
          <w:rFonts w:ascii="Calibri" w:hAnsi="Calibri" w:eastAsia="Calibri" w:cs="Calibri"/>
        </w:rPr>
      </w:pPr>
      <w:r w:rsidRPr="380891C9">
        <w:rPr>
          <w:rFonts w:ascii="Calibri" w:hAnsi="Calibri" w:eastAsia="Calibri" w:cs="Calibri"/>
        </w:rPr>
        <w:t xml:space="preserve">This section contains information about the records required. Dynamics 365 CE has many default records that can be used as they are, or they can be customized based on the requirements. </w:t>
      </w:r>
    </w:p>
    <w:p w:rsidR="009E7A5E" w:rsidP="380891C9" w:rsidRDefault="009E7A5E" w14:paraId="7B2C2247" w14:textId="1E2F9FAA">
      <w:pPr>
        <w:rPr>
          <w:rFonts w:ascii="Calibri" w:hAnsi="Calibri" w:eastAsia="Calibri" w:cs="Calibri"/>
        </w:rPr>
      </w:pPr>
    </w:p>
    <w:p w:rsidR="009E7A5E" w:rsidP="002114E6" w:rsidRDefault="002114E6" w14:paraId="2C078E63" w14:textId="3EAC089A">
      <w:pPr>
        <w:pStyle w:val="Heading1"/>
      </w:pPr>
      <w:r>
        <w:t>Overview of Automation</w:t>
      </w:r>
    </w:p>
    <w:p w:rsidR="002114E6" w:rsidP="002114E6" w:rsidRDefault="002114E6" w14:paraId="68D2DC87" w14:textId="7C63060C"/>
    <w:p w:rsidR="002114E6" w:rsidP="002114E6" w:rsidRDefault="002114E6" w14:paraId="7DEC06D9" w14:textId="54003AC2">
      <w:pPr>
        <w:pStyle w:val="Heading2"/>
      </w:pPr>
      <w:r>
        <w:lastRenderedPageBreak/>
        <w:t>Workflows</w:t>
      </w:r>
    </w:p>
    <w:p w:rsidR="002114E6" w:rsidP="002114E6" w:rsidRDefault="002114E6" w14:paraId="27DB1698" w14:textId="1AFE9133">
      <w:pPr>
        <w:pStyle w:val="Heading3"/>
      </w:pPr>
    </w:p>
    <w:p w:rsidR="002114E6" w:rsidP="002114E6" w:rsidRDefault="002114E6" w14:paraId="33150C0C" w14:textId="76F8B51B">
      <w:pPr>
        <w:pStyle w:val="Heading3"/>
      </w:pPr>
      <w:r>
        <w:t xml:space="preserve">Send Portal Invitation to </w:t>
      </w:r>
      <w:proofErr w:type="gramStart"/>
      <w:r>
        <w:t>Onboarded</w:t>
      </w:r>
      <w:proofErr w:type="gramEnd"/>
      <w:r>
        <w:t xml:space="preserve"> Users</w:t>
      </w:r>
    </w:p>
    <w:p w:rsidR="002114E6" w:rsidP="002114E6" w:rsidRDefault="002114E6" w14:paraId="0E47E3BE" w14:textId="19CD5544">
      <w:r w:rsidR="570E29E3">
        <w:rPr/>
        <w:t>This workflow is a</w:t>
      </w:r>
      <w:del w:author="Shoeb Memon (SHM)" w:date="2023-03-31T23:49:03.923Z" w:id="1298594382">
        <w:r w:rsidDel="570E29E3">
          <w:delText>n automated</w:delText>
        </w:r>
      </w:del>
      <w:r w:rsidR="570E29E3">
        <w:rPr/>
        <w:t xml:space="preserve"> </w:t>
      </w:r>
      <w:del w:author="Shoeb Memon (SHM)" w:date="2023-03-31T23:48:06.63Z" w:id="1122389079">
        <w:r w:rsidDel="570E29E3">
          <w:delText>back-ground workflow</w:delText>
        </w:r>
      </w:del>
      <w:ins w:author="Shoeb Memon (SHM)" w:date="2023-03-31T23:48:14.704Z" w:id="847210018">
        <w:r w:rsidR="30267733">
          <w:t xml:space="preserve">Power </w:t>
        </w:r>
        <w:r w:rsidR="28BE63F5">
          <w:t>Automate</w:t>
        </w:r>
        <w:r w:rsidR="30267733">
          <w:t xml:space="preserve"> flow</w:t>
        </w:r>
      </w:ins>
      <w:r w:rsidR="570E29E3">
        <w:rPr/>
        <w:t xml:space="preserve"> that </w:t>
      </w:r>
      <w:r w:rsidR="7532651F">
        <w:rPr/>
        <w:t xml:space="preserve">triggers </w:t>
      </w:r>
      <w:r w:rsidR="570E29E3">
        <w:rPr/>
        <w:t xml:space="preserve">when a new </w:t>
      </w:r>
      <w:r w:rsidR="49732453">
        <w:rPr/>
        <w:t>portal user</w:t>
      </w:r>
      <w:r w:rsidR="570E29E3">
        <w:rPr/>
        <w:t xml:space="preserve"> is added by an </w:t>
      </w:r>
      <w:r w:rsidR="570E29E3">
        <w:rPr/>
        <w:t xml:space="preserve">existing </w:t>
      </w:r>
      <w:r w:rsidR="49732453">
        <w:rPr/>
        <w:t xml:space="preserve">portal </w:t>
      </w:r>
      <w:r w:rsidR="570E29E3">
        <w:rPr/>
        <w:t>user</w:t>
      </w:r>
      <w:r w:rsidR="570E29E3">
        <w:rPr/>
        <w:t xml:space="preserve"> through self-service Onboarding capabilities within the Portal. </w:t>
      </w:r>
    </w:p>
    <w:p w:rsidRPr="002114E6" w:rsidR="002114E6" w:rsidP="002114E6" w:rsidRDefault="002114E6" w14:paraId="02C72907" w14:textId="77777777">
      <w:pPr>
        <w:rPr>
          <w:ins w:author="Shoeb Memon (SHM)" w:date="2023-03-31T22:16:35.372Z" w:id="522101498"/>
        </w:rPr>
      </w:pPr>
    </w:p>
    <w:p w:rsidR="43A4434F" w:rsidP="6379542B" w:rsidRDefault="43A4434F" w14:paraId="10BCF3D7" w14:textId="1409419F">
      <w:pPr>
        <w:pStyle w:val="Heading3"/>
        <w:bidi w:val="0"/>
        <w:spacing w:before="40" w:beforeAutospacing="off" w:after="0" w:afterAutospacing="off" w:line="240" w:lineRule="auto"/>
        <w:ind w:left="0" w:right="0"/>
        <w:jc w:val="left"/>
        <w:rPr>
          <w:ins w:author="Shoeb Memon (SHM)" w:date="2023-03-31T22:17:05.385Z" w:id="1187459233"/>
        </w:rPr>
        <w:pPrChange w:author="Shoeb Memon (SHM)" w:date="2023-03-31T22:51:42.089Z">
          <w:pPr>
            <w:pStyle w:val="Normal"/>
          </w:pPr>
        </w:pPrChange>
      </w:pPr>
      <w:ins w:author="Shoeb Memon (SHM)" w:date="2023-03-31T22:16:53.95Z" w:id="1557367278">
        <w:r w:rsidR="43A4434F">
          <w:t>Upload Invoices to SharePoint</w:t>
        </w:r>
      </w:ins>
    </w:p>
    <w:p w:rsidR="43A4434F" w:rsidP="6379542B" w:rsidRDefault="43A4434F" w14:paraId="4EE290D8" w14:textId="081F1167">
      <w:pPr>
        <w:pStyle w:val="Normal"/>
        <w:bidi w:val="0"/>
        <w:spacing w:before="0" w:beforeAutospacing="off" w:after="0" w:afterAutospacing="off" w:line="240" w:lineRule="auto"/>
        <w:ind w:left="0" w:right="0"/>
        <w:jc w:val="left"/>
        <w:rPr>
          <w:ins w:author="Shoeb Memon (SHM)" w:date="2023-03-31T22:17:06.141Z" w:id="1025424386"/>
        </w:rPr>
        <w:pPrChange w:author="Shoeb Memon (SHM)" w:date="2023-03-31T22:17:17.3Z">
          <w:pPr>
            <w:pStyle w:val="Normal"/>
            <w:spacing w:before="0" w:beforeAutospacing="off"/>
          </w:pPr>
        </w:pPrChange>
      </w:pPr>
      <w:ins w:author="Shoeb Memon (SHM)" w:date="2023-03-31T22:17:48.615Z" w:id="2059571340">
        <w:r w:rsidR="43A4434F">
          <w:t>This workflow is a</w:t>
        </w:r>
        <w:r w:rsidR="43A4434F">
          <w:t xml:space="preserve"> </w:t>
        </w:r>
      </w:ins>
      <w:ins w:author="Shoeb Memon (SHM)" w:date="2023-03-31T22:20:43.641Z" w:id="1552494436">
        <w:r w:rsidR="61374BE2">
          <w:t>Power Automate flow</w:t>
        </w:r>
      </w:ins>
      <w:ins w:author="Shoeb Memon (SHM)" w:date="2023-03-31T22:17:48.615Z" w:id="744720351">
        <w:r w:rsidR="43A4434F">
          <w:t xml:space="preserve"> that </w:t>
        </w:r>
      </w:ins>
      <w:ins w:author="Shoeb Memon (SHM)" w:date="2023-03-31T22:20:48.286Z" w:id="1830945920">
        <w:r w:rsidR="1C3AD2AA">
          <w:t xml:space="preserve">triggers </w:t>
        </w:r>
      </w:ins>
      <w:ins w:author="Shoeb Memon (SHM)" w:date="2023-03-31T22:17:48.615Z" w:id="981344760">
        <w:r w:rsidR="43A4434F">
          <w:t>when a new invoice</w:t>
        </w:r>
      </w:ins>
      <w:ins w:author="Shoeb Memon (SHM)" w:date="2023-03-31T22:18:13.76Z" w:id="798057252">
        <w:r w:rsidR="43A4434F">
          <w:t xml:space="preserve"> record is added to Dat</w:t>
        </w:r>
        <w:r w:rsidR="41237853">
          <w:t>averse via Dual-Write when an invoice</w:t>
        </w:r>
      </w:ins>
      <w:ins w:author="Shoeb Memon (SHM)" w:date="2023-03-31T22:17:48.615Z" w:id="1157348522">
        <w:r w:rsidR="43A4434F">
          <w:t xml:space="preserve"> is posted in D365 F&amp;O. </w:t>
        </w:r>
      </w:ins>
      <w:ins w:author="Shoeb Memon (SHM)" w:date="2023-03-31T22:22:29.845Z" w:id="62241705">
        <w:r w:rsidR="4339B175">
          <w:t xml:space="preserve">This flow </w:t>
        </w:r>
      </w:ins>
      <w:ins w:author="Shoeb Memon (SHM)" w:date="2023-03-31T22:21:53.822Z" w:id="96905157">
        <w:r w:rsidR="7839FEF2">
          <w:t>uses the dynamic information from the invoice record &amp; generate</w:t>
        </w:r>
      </w:ins>
      <w:ins w:author="Shoeb Memon (SHM)" w:date="2023-03-31T22:22:35.86Z" w:id="527435822">
        <w:r w:rsidR="00A4B710">
          <w:t>s</w:t>
        </w:r>
      </w:ins>
      <w:ins w:author="Shoeb Memon (SHM)" w:date="2023-03-31T22:21:53.822Z" w:id="2000586214">
        <w:r w:rsidR="7839FEF2">
          <w:t xml:space="preserve"> a PDF copy of the invoice record using a Word Online template that has XML mapping enabled</w:t>
        </w:r>
      </w:ins>
      <w:ins w:author="Shoeb Memon (SHM)" w:date="2023-03-31T22:22:59.946Z" w:id="1911495491">
        <w:r w:rsidR="49B780CE">
          <w:t>. The template is stored on OneDrive for Business &amp; is access</w:t>
        </w:r>
      </w:ins>
      <w:ins w:author="Shoeb Memon (SHM)" w:date="2023-03-31T22:23:57.442Z" w:id="1523020283">
        <w:r w:rsidR="49B780CE">
          <w:t>ed by the flow at runtime to populate the invoice information. The flow then grabs the PD</w:t>
        </w:r>
        <w:r w:rsidR="21C2BB17">
          <w:t xml:space="preserve">F copy of the invoice &amp; uploads it to </w:t>
        </w:r>
      </w:ins>
      <w:ins w:author="Shoeb Memon (SHM)" w:date="2023-03-31T22:24:11.065Z" w:id="172280290">
        <w:r w:rsidR="21C2BB17">
          <w:t>the Invoices folder of the SharePoint repository.</w:t>
        </w:r>
      </w:ins>
    </w:p>
    <w:p w:rsidR="6379542B" w:rsidP="6379542B" w:rsidRDefault="6379542B" w14:paraId="1C3D911C" w14:textId="6226CCEF">
      <w:pPr>
        <w:pStyle w:val="Normal"/>
        <w:bidi w:val="0"/>
      </w:pPr>
    </w:p>
    <w:sectPr w:rsidRPr="002114E6" w:rsidR="002114E6">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C(" w:author="Caroline Mayou (CAMA)" w:date="2022-12-14T13:14:52" w:id="1031139870">
    <w:p w:rsidR="6752A0E8" w:rsidRDefault="6752A0E8" w14:paraId="3F11149B" w14:textId="56AAC583">
      <w:pPr>
        <w:pStyle w:val="CommentText"/>
      </w:pPr>
      <w:r w:rsidR="6752A0E8">
        <w:rPr/>
        <w:t xml:space="preserve">Capacity has parent child relationship between the customer. Different customers have branches- the billing information: invoice will go to HQ even though sales order belongs to branch. So we need to know who sees what? Who does the contact belong to- the HQ or the branch? If he belongs to HQ can he see across all branches? If contact belongs to branch, can he see only his invoices? Notes with </w:t>
      </w:r>
      <w:r>
        <w:fldChar w:fldCharType="begin"/>
      </w:r>
      <w:r>
        <w:instrText xml:space="preserve"> HYPERLINK "mailto:TASU@avantiico.com"</w:instrText>
      </w:r>
      <w:bookmarkStart w:name="_@_BD5042F5FF044860B83C069F2F4B3497Z" w:id="394333856"/>
      <w:r>
        <w:fldChar w:fldCharType="separate"/>
      </w:r>
      <w:bookmarkEnd w:id="394333856"/>
      <w:r w:rsidRPr="6752A0E8" w:rsidR="6752A0E8">
        <w:rPr>
          <w:rStyle w:val="Mention"/>
          <w:noProof/>
        </w:rPr>
        <w:t>@Tatiana Subbotin (TASU)</w:t>
      </w:r>
      <w:r>
        <w:fldChar w:fldCharType="end"/>
      </w:r>
      <w:r w:rsidR="6752A0E8">
        <w:rPr/>
        <w:t xml:space="preserve"> </w:t>
      </w:r>
      <w:r>
        <w:rPr>
          <w:rStyle w:val="CommentReference"/>
        </w:rPr>
        <w:annotationRef/>
      </w:r>
    </w:p>
  </w:comment>
  <w:comment w:initials="C(" w:author="Caroline Mayou (CAMA)" w:date="2022-12-14T13:19:19" w:id="2074977131">
    <w:p w:rsidR="3E4AF744" w:rsidRDefault="3E4AF744" w14:paraId="5ACE4B2F" w14:textId="427BEC5D">
      <w:pPr>
        <w:pStyle w:val="CommentText"/>
      </w:pPr>
      <w:r w:rsidR="3E4AF744">
        <w:rPr/>
        <w:t>Capacity uses Bill.com- Tatiana says to have them create payment journals manually. Instead we pass ACH information to FO. Issue is ACH passing through Dataverse. How can we directly pass data to FO?</w:t>
      </w:r>
      <w:r>
        <w:rPr>
          <w:rStyle w:val="CommentReference"/>
        </w:rPr>
        <w:annotationRef/>
      </w:r>
    </w:p>
  </w:comment>
  <w:comment w:initials="T(" w:author="Tatiana Subbotin (TASU)" w:date="2023-01-11T12:14:49" w:id="1619547680">
    <w:p w:rsidR="0468D72C" w:rsidRDefault="0468D72C" w14:paraId="4CE8DA4D" w14:textId="4932E83E">
      <w:pPr>
        <w:pStyle w:val="CommentText"/>
      </w:pPr>
      <w:r w:rsidR="0468D72C">
        <w:rPr/>
        <w:t>Maurice mentioned another scenario. If a customer is presented in a few legal entities (the same party ID - different customer records in several legal entities) then the following questions should be answered:</w:t>
      </w:r>
      <w:r>
        <w:rPr>
          <w:rStyle w:val="CommentReference"/>
        </w:rPr>
        <w:annotationRef/>
      </w:r>
    </w:p>
    <w:p w:rsidR="0468D72C" w:rsidRDefault="0468D72C" w14:paraId="3E5306F1" w14:textId="647B368A">
      <w:pPr>
        <w:pStyle w:val="CommentText"/>
      </w:pPr>
      <w:r w:rsidR="0468D72C">
        <w:rPr/>
        <w:t>1. Should the contact who is attached to a record in one legal entity, see sales orders/invoices from the other legal entities?</w:t>
      </w:r>
    </w:p>
    <w:p w:rsidR="0468D72C" w:rsidRDefault="0468D72C" w14:paraId="6859F835" w14:textId="159DA772">
      <w:pPr>
        <w:pStyle w:val="CommentText"/>
      </w:pPr>
      <w:r w:rsidR="0468D72C">
        <w:rPr/>
        <w:t>2. What if the HQ has a few customer records across several legal entities and each of the branches has several records? Then the contact created for one of the legal entities for a branch or HQ should see SO's and invoices for all customers in all legal entities? Or some restrictions should be applied?</w:t>
      </w:r>
    </w:p>
  </w:comment>
  <w:comment w:initials="T(" w:author="Tatiana Subbotin (TASU)" w:date="2023-01-11T12:15:41" w:id="240184432">
    <w:p w:rsidR="0468D72C" w:rsidRDefault="0468D72C" w14:paraId="7C08E33F" w14:textId="59B2E590">
      <w:pPr>
        <w:pStyle w:val="CommentText"/>
      </w:pPr>
      <w:r w:rsidR="0468D72C">
        <w:rPr/>
        <w:t>Capacity decided to disallow CC payments at all for the 3PL transactions.</w:t>
      </w:r>
      <w:r>
        <w:rPr>
          <w:rStyle w:val="CommentReference"/>
        </w:rPr>
        <w:annotationRef/>
      </w:r>
    </w:p>
  </w:comment>
  <w:comment w:initials="T(" w:author="Tatiana Subbotin (TASU)" w:date="2023-01-11T16:10:23" w:id="497964273">
    <w:p w:rsidR="0468D72C" w:rsidRDefault="0468D72C" w14:paraId="5934B769" w14:textId="2D2CF909">
      <w:pPr>
        <w:pStyle w:val="CommentText"/>
      </w:pPr>
      <w:r w:rsidR="0468D72C">
        <w:rPr/>
        <w:t>What's going to happen to a dupe if it's identified? As it was mentioned above, Dual-Write doesn't support records merging.</w:t>
      </w:r>
      <w:r>
        <w:rPr>
          <w:rStyle w:val="CommentReference"/>
        </w:rPr>
        <w:annotationRef/>
      </w:r>
    </w:p>
  </w:comment>
  <w:comment w:initials="T(" w:author="Tatiana Subbotin (TASU)" w:date="2023-01-11T16:10:55" w:id="200393838">
    <w:p w:rsidR="0468D72C" w:rsidRDefault="0468D72C" w14:paraId="467E71FD" w14:textId="67CB3426">
      <w:pPr>
        <w:pStyle w:val="CommentText"/>
      </w:pPr>
      <w:r w:rsidR="0468D72C">
        <w:rPr/>
        <w:t>Is Auto Service just an example?</w:t>
      </w:r>
      <w:r>
        <w:rPr>
          <w:rStyle w:val="CommentReference"/>
        </w:rPr>
        <w:annotationRef/>
      </w:r>
    </w:p>
  </w:comment>
  <w:comment w:initials="T(" w:author="Theodore Flemmer (TFL)" w:date="2023-05-12T13:42:43" w:id="766210407">
    <w:p w:rsidR="67F75D5F" w:rsidRDefault="67F75D5F" w14:paraId="50A4F24C" w14:textId="72E0ACF5">
      <w:pPr>
        <w:pStyle w:val="CommentText"/>
      </w:pPr>
      <w:r>
        <w:fldChar w:fldCharType="begin"/>
      </w:r>
      <w:r>
        <w:instrText xml:space="preserve"> HYPERLINK "mailto:SHM@avantiico.com"</w:instrText>
      </w:r>
      <w:bookmarkStart w:name="_@_878802A2C1EB41C68E20FCCDFE5864FCZ" w:id="28349429"/>
      <w:r>
        <w:fldChar w:fldCharType="separate"/>
      </w:r>
      <w:bookmarkEnd w:id="28349429"/>
      <w:r w:rsidRPr="67F75D5F" w:rsidR="67F75D5F">
        <w:rPr>
          <w:rStyle w:val="Mention"/>
          <w:noProof/>
        </w:rPr>
        <w:t>@Shoeb Memon (SHM)</w:t>
      </w:r>
      <w:r>
        <w:fldChar w:fldCharType="end"/>
      </w:r>
      <w:r w:rsidR="67F75D5F">
        <w:rPr/>
        <w:t xml:space="preserve"> </w:t>
      </w:r>
      <w:r>
        <w:fldChar w:fldCharType="begin"/>
      </w:r>
      <w:r>
        <w:instrText xml:space="preserve"> HYPERLINK "mailto:MOA@avantiico.com"</w:instrText>
      </w:r>
      <w:bookmarkStart w:name="_@_FB35D23CF4924306B22146CFB4F8B8EBZ" w:id="329524791"/>
      <w:r>
        <w:fldChar w:fldCharType="separate"/>
      </w:r>
      <w:bookmarkEnd w:id="329524791"/>
      <w:r w:rsidRPr="67F75D5F" w:rsidR="67F75D5F">
        <w:rPr>
          <w:rStyle w:val="Mention"/>
          <w:noProof/>
        </w:rPr>
        <w:t>@Michael Oakes (MOA)</w:t>
      </w:r>
      <w:r>
        <w:fldChar w:fldCharType="end"/>
      </w:r>
      <w:r w:rsidR="67F75D5F">
        <w:rPr/>
        <w:t xml:space="preserve"> </w:t>
      </w:r>
      <w:r>
        <w:fldChar w:fldCharType="begin"/>
      </w:r>
      <w:r>
        <w:instrText xml:space="preserve"> HYPERLINK "mailto:CAMA@avantiico.com"</w:instrText>
      </w:r>
      <w:bookmarkStart w:name="_@_035AC28141AE4DF2BF09A40C7515AFB6Z" w:id="2056300287"/>
      <w:r>
        <w:fldChar w:fldCharType="separate"/>
      </w:r>
      <w:bookmarkEnd w:id="2056300287"/>
      <w:r w:rsidRPr="67F75D5F" w:rsidR="67F75D5F">
        <w:rPr>
          <w:rStyle w:val="Mention"/>
          <w:noProof/>
        </w:rPr>
        <w:t>@Caroline Mayou (CAMA)</w:t>
      </w:r>
      <w:r>
        <w:fldChar w:fldCharType="end"/>
      </w:r>
      <w:r w:rsidR="67F75D5F">
        <w:rPr/>
        <w:t xml:space="preserve">  I need to document the exact structure of the Parent Party Association here.</w:t>
      </w:r>
      <w:r>
        <w:rPr>
          <w:rStyle w:val="CommentReference"/>
        </w:rPr>
        <w:annotationRef/>
      </w:r>
    </w:p>
  </w:comment>
  <w:comment w:initials="T(" w:author="Theodore Flemmer (TFL)" w:date="2023-05-12T13:59:39" w:id="1113279711">
    <w:p w:rsidR="67F75D5F" w:rsidRDefault="67F75D5F" w14:paraId="22210B83" w14:textId="4721C3F8">
      <w:pPr>
        <w:pStyle w:val="CommentText"/>
      </w:pPr>
      <w:r>
        <w:fldChar w:fldCharType="begin"/>
      </w:r>
      <w:r>
        <w:instrText xml:space="preserve"> HYPERLINK "mailto:SHM@avantiico.com"</w:instrText>
      </w:r>
      <w:bookmarkStart w:name="_@_F69286C7E77C4801BAC8B7441F0E641DZ" w:id="1419809140"/>
      <w:r>
        <w:fldChar w:fldCharType="separate"/>
      </w:r>
      <w:bookmarkEnd w:id="1419809140"/>
      <w:r w:rsidRPr="67F75D5F" w:rsidR="67F75D5F">
        <w:rPr>
          <w:rStyle w:val="Mention"/>
          <w:noProof/>
        </w:rPr>
        <w:t>@Shoeb Memon (SHM)</w:t>
      </w:r>
      <w:r>
        <w:fldChar w:fldCharType="end"/>
      </w:r>
      <w:r w:rsidR="67F75D5F">
        <w:rPr/>
        <w:t xml:space="preserve"> </w:t>
      </w:r>
      <w:r>
        <w:fldChar w:fldCharType="begin"/>
      </w:r>
      <w:r>
        <w:instrText xml:space="preserve"> HYPERLINK "mailto:CAMA@avantiico.com"</w:instrText>
      </w:r>
      <w:bookmarkStart w:name="_@_39142892A2C34EF1B9377C21994274F4Z" w:id="915229384"/>
      <w:r>
        <w:fldChar w:fldCharType="separate"/>
      </w:r>
      <w:bookmarkEnd w:id="915229384"/>
      <w:r w:rsidRPr="67F75D5F" w:rsidR="67F75D5F">
        <w:rPr>
          <w:rStyle w:val="Mention"/>
          <w:noProof/>
        </w:rPr>
        <w:t>@Caroline Mayou (CAMA)</w:t>
      </w:r>
      <w:r>
        <w:fldChar w:fldCharType="end"/>
      </w:r>
      <w:r w:rsidR="67F75D5F">
        <w:rPr/>
        <w:t xml:space="preserve"> There are two designs possible:</w:t>
      </w:r>
      <w:r>
        <w:rPr>
          <w:rStyle w:val="CommentReference"/>
        </w:rPr>
        <w:annotationRef/>
      </w:r>
    </w:p>
    <w:p w:rsidR="67F75D5F" w:rsidRDefault="67F75D5F" w14:paraId="70473592" w14:textId="7FE6DD20">
      <w:pPr>
        <w:pStyle w:val="CommentText"/>
      </w:pPr>
    </w:p>
    <w:p w:rsidR="67F75D5F" w:rsidRDefault="67F75D5F" w14:paraId="0C5C26BD" w14:textId="347E201A">
      <w:pPr>
        <w:pStyle w:val="CommentText"/>
      </w:pPr>
      <w:r w:rsidR="67F75D5F">
        <w:rPr/>
        <w:t>Associate the appropriate invoice visibility to the Web Role, then test the web role assigned to the contact to determine the visibility to use. (Recommended)</w:t>
      </w:r>
    </w:p>
    <w:p w:rsidR="67F75D5F" w:rsidRDefault="67F75D5F" w14:paraId="401EF078" w14:textId="356FC1FE">
      <w:pPr>
        <w:pStyle w:val="CommentText"/>
      </w:pPr>
    </w:p>
    <w:p w:rsidR="67F75D5F" w:rsidRDefault="67F75D5F" w14:paraId="7C0A3F60" w14:textId="533B9AA4">
      <w:pPr>
        <w:pStyle w:val="CommentText"/>
      </w:pPr>
      <w:r w:rsidR="67F75D5F">
        <w:rPr/>
        <w:t>OR</w:t>
      </w:r>
    </w:p>
    <w:p w:rsidR="67F75D5F" w:rsidRDefault="67F75D5F" w14:paraId="144DC751" w14:textId="77A54023">
      <w:pPr>
        <w:pStyle w:val="CommentText"/>
      </w:pPr>
    </w:p>
    <w:p w:rsidR="67F75D5F" w:rsidRDefault="67F75D5F" w14:paraId="28976882" w14:textId="2BAE461F">
      <w:pPr>
        <w:pStyle w:val="CommentText"/>
      </w:pPr>
      <w:r w:rsidR="67F75D5F">
        <w:rPr/>
        <w:t>Hard code the name of the web role in the liquid template.  (Less Configuration, but harder to make changes)</w:t>
      </w:r>
    </w:p>
  </w:comment>
</w:comments>
</file>

<file path=word/commentsExtended.xml><?xml version="1.0" encoding="utf-8"?>
<w15:commentsEx xmlns:mc="http://schemas.openxmlformats.org/markup-compatibility/2006" xmlns:w15="http://schemas.microsoft.com/office/word/2012/wordml" mc:Ignorable="w15">
  <w15:commentEx w15:done="0" w15:paraId="3F11149B"/>
  <w15:commentEx w15:done="0" w15:paraId="5ACE4B2F"/>
  <w15:commentEx w15:done="0" w15:paraId="6859F835" w15:paraIdParent="3F11149B"/>
  <w15:commentEx w15:done="0" w15:paraId="7C08E33F" w15:paraIdParent="5ACE4B2F"/>
  <w15:commentEx w15:done="0" w15:paraId="5934B769"/>
  <w15:commentEx w15:done="0" w15:paraId="467E71FD"/>
  <w15:commentEx w15:done="0" w15:paraId="50A4F24C"/>
  <w15:commentEx w15:done="0" w15:paraId="2897688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F32A4CF" w16cex:dateUtc="2022-12-14T21:14:52.754Z"/>
  <w16cex:commentExtensible w16cex:durableId="363DC912" w16cex:dateUtc="2022-12-14T21:19:19.52Z"/>
  <w16cex:commentExtensible w16cex:durableId="0A0B3610" w16cex:dateUtc="2023-01-11T19:14:49.982Z"/>
  <w16cex:commentExtensible w16cex:durableId="6DF0EC17" w16cex:dateUtc="2023-01-11T19:15:41.478Z"/>
  <w16cex:commentExtensible w16cex:durableId="705CE816" w16cex:dateUtc="2023-01-11T23:10:23.503Z"/>
  <w16cex:commentExtensible w16cex:durableId="334B2B82" w16cex:dateUtc="2023-01-11T23:10:55.356Z"/>
  <w16cex:commentExtensible w16cex:durableId="58F6BB11" w16cex:dateUtc="2023-05-12T17:42:43.411Z"/>
  <w16cex:commentExtensible w16cex:durableId="1B7C428A" w16cex:dateUtc="2023-05-12T17:59:39.999Z"/>
</w16cex:commentsExtensible>
</file>

<file path=word/commentsIds.xml><?xml version="1.0" encoding="utf-8"?>
<w16cid:commentsIds xmlns:mc="http://schemas.openxmlformats.org/markup-compatibility/2006" xmlns:w16cid="http://schemas.microsoft.com/office/word/2016/wordml/cid" mc:Ignorable="w16cid">
  <w16cid:commentId w16cid:paraId="3F11149B" w16cid:durableId="4F32A4CF"/>
  <w16cid:commentId w16cid:paraId="5ACE4B2F" w16cid:durableId="363DC912"/>
  <w16cid:commentId w16cid:paraId="6859F835" w16cid:durableId="0A0B3610"/>
  <w16cid:commentId w16cid:paraId="7C08E33F" w16cid:durableId="6DF0EC17"/>
  <w16cid:commentId w16cid:paraId="5934B769" w16cid:durableId="705CE816"/>
  <w16cid:commentId w16cid:paraId="467E71FD" w16cid:durableId="334B2B82"/>
  <w16cid:commentId w16cid:paraId="50A4F24C" w16cid:durableId="58F6BB11"/>
  <w16cid:commentId w16cid:paraId="28976882" w16cid:durableId="1B7C428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ish">
    <w:panose1 w:val="00000000000000000000"/>
    <w:charset w:val="4D"/>
    <w:family w:val="auto"/>
    <w:pitch w:val="variable"/>
    <w:sig w:usb0="A00002FF" w:usb1="5000204B" w:usb2="00000000" w:usb3="00000000" w:csb0="00000197" w:csb1="00000000"/>
  </w:font>
  <w:font w:name="Poppins">
    <w:altName w:val="Poppins"/>
    <w:charset w:val="4D"/>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3">
    <w:nsid w:val="302a4de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D878BB"/>
    <w:multiLevelType w:val="multilevel"/>
    <w:tmpl w:val="ECAE5B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5E83BF5"/>
    <w:multiLevelType w:val="hybridMultilevel"/>
    <w:tmpl w:val="DCEAA6C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9A0675F"/>
    <w:multiLevelType w:val="hybridMultilevel"/>
    <w:tmpl w:val="E56C1F3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C0F41A4"/>
    <w:multiLevelType w:val="hybridMultilevel"/>
    <w:tmpl w:val="F76A663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0D40CD6"/>
    <w:multiLevelType w:val="hybridMultilevel"/>
    <w:tmpl w:val="D0E8E304"/>
    <w:lvl w:ilvl="0" w:tplc="2A58E63A">
      <w:numFmt w:val="bullet"/>
      <w:lvlText w:val="-"/>
      <w:lvlJc w:val="left"/>
      <w:pPr>
        <w:ind w:left="720" w:hanging="360"/>
      </w:pPr>
      <w:rPr>
        <w:rFonts w:hint="default" w:ascii="Calibri" w:hAnsi="Calibri" w:eastAsia="Calibri"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29171819"/>
    <w:multiLevelType w:val="hybridMultilevel"/>
    <w:tmpl w:val="544079F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398D2093"/>
    <w:multiLevelType w:val="hybridMultilevel"/>
    <w:tmpl w:val="BB4C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F83260"/>
    <w:multiLevelType w:val="hybridMultilevel"/>
    <w:tmpl w:val="8B00093A"/>
    <w:lvl w:ilvl="0" w:tplc="8EB67394">
      <w:numFmt w:val="bullet"/>
      <w:lvlText w:val="-"/>
      <w:lvlJc w:val="left"/>
      <w:pPr>
        <w:ind w:left="720" w:hanging="360"/>
      </w:pPr>
      <w:rPr>
        <w:rFonts w:hint="default" w:ascii="Mulish" w:hAnsi="Mulish"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A4E1AC4"/>
    <w:multiLevelType w:val="multilevel"/>
    <w:tmpl w:val="27C4DC9E"/>
    <w:lvl w:ilvl="0">
      <w:start w:val="1"/>
      <w:numFmt w:val="decimal"/>
      <w:lvlText w:val="%1."/>
      <w:lvlJc w:val="left"/>
      <w:pPr>
        <w:tabs>
          <w:tab w:val="num" w:pos="2070"/>
        </w:tabs>
        <w:ind w:left="2070" w:hanging="360"/>
      </w:pPr>
    </w:lvl>
    <w:lvl w:ilvl="1" w:tentative="1">
      <w:start w:val="1"/>
      <w:numFmt w:val="decimal"/>
      <w:lvlText w:val="%2."/>
      <w:lvlJc w:val="left"/>
      <w:pPr>
        <w:tabs>
          <w:tab w:val="num" w:pos="2790"/>
        </w:tabs>
        <w:ind w:left="2790" w:hanging="360"/>
      </w:pPr>
    </w:lvl>
    <w:lvl w:ilvl="2" w:tentative="1">
      <w:start w:val="1"/>
      <w:numFmt w:val="decimal"/>
      <w:lvlText w:val="%3."/>
      <w:lvlJc w:val="left"/>
      <w:pPr>
        <w:tabs>
          <w:tab w:val="num" w:pos="3510"/>
        </w:tabs>
        <w:ind w:left="3510" w:hanging="360"/>
      </w:pPr>
    </w:lvl>
    <w:lvl w:ilvl="3" w:tentative="1">
      <w:start w:val="1"/>
      <w:numFmt w:val="decimal"/>
      <w:lvlText w:val="%4."/>
      <w:lvlJc w:val="left"/>
      <w:pPr>
        <w:tabs>
          <w:tab w:val="num" w:pos="4230"/>
        </w:tabs>
        <w:ind w:left="4230" w:hanging="360"/>
      </w:pPr>
    </w:lvl>
    <w:lvl w:ilvl="4" w:tentative="1">
      <w:start w:val="1"/>
      <w:numFmt w:val="decimal"/>
      <w:lvlText w:val="%5."/>
      <w:lvlJc w:val="left"/>
      <w:pPr>
        <w:tabs>
          <w:tab w:val="num" w:pos="4950"/>
        </w:tabs>
        <w:ind w:left="4950" w:hanging="360"/>
      </w:pPr>
    </w:lvl>
    <w:lvl w:ilvl="5" w:tentative="1">
      <w:start w:val="1"/>
      <w:numFmt w:val="decimal"/>
      <w:lvlText w:val="%6."/>
      <w:lvlJc w:val="left"/>
      <w:pPr>
        <w:tabs>
          <w:tab w:val="num" w:pos="5670"/>
        </w:tabs>
        <w:ind w:left="5670" w:hanging="360"/>
      </w:pPr>
    </w:lvl>
    <w:lvl w:ilvl="6" w:tentative="1">
      <w:start w:val="1"/>
      <w:numFmt w:val="decimal"/>
      <w:lvlText w:val="%7."/>
      <w:lvlJc w:val="left"/>
      <w:pPr>
        <w:tabs>
          <w:tab w:val="num" w:pos="6390"/>
        </w:tabs>
        <w:ind w:left="6390" w:hanging="360"/>
      </w:pPr>
    </w:lvl>
    <w:lvl w:ilvl="7" w:tentative="1">
      <w:start w:val="1"/>
      <w:numFmt w:val="decimal"/>
      <w:lvlText w:val="%8."/>
      <w:lvlJc w:val="left"/>
      <w:pPr>
        <w:tabs>
          <w:tab w:val="num" w:pos="7110"/>
        </w:tabs>
        <w:ind w:left="7110" w:hanging="360"/>
      </w:pPr>
    </w:lvl>
    <w:lvl w:ilvl="8" w:tentative="1">
      <w:start w:val="1"/>
      <w:numFmt w:val="decimal"/>
      <w:lvlText w:val="%9."/>
      <w:lvlJc w:val="left"/>
      <w:pPr>
        <w:tabs>
          <w:tab w:val="num" w:pos="7830"/>
        </w:tabs>
        <w:ind w:left="7830" w:hanging="360"/>
      </w:pPr>
    </w:lvl>
  </w:abstractNum>
  <w:abstractNum w:abstractNumId="9" w15:restartNumberingAfterBreak="0">
    <w:nsid w:val="62F4077C"/>
    <w:multiLevelType w:val="hybridMultilevel"/>
    <w:tmpl w:val="812C02DE"/>
    <w:lvl w:ilvl="0" w:tplc="5A8617FE">
      <w:start w:val="1"/>
      <w:numFmt w:val="bullet"/>
      <w:lvlText w:val="o"/>
      <w:lvlJc w:val="left"/>
      <w:pPr>
        <w:ind w:left="720" w:hanging="360"/>
      </w:pPr>
      <w:rPr>
        <w:rFonts w:hint="default" w:ascii="Courier New" w:hAnsi="Courier New"/>
      </w:rPr>
    </w:lvl>
    <w:lvl w:ilvl="1" w:tplc="DFC4F73C">
      <w:start w:val="1"/>
      <w:numFmt w:val="bullet"/>
      <w:lvlText w:val="o"/>
      <w:lvlJc w:val="left"/>
      <w:pPr>
        <w:ind w:left="1440" w:hanging="360"/>
      </w:pPr>
      <w:rPr>
        <w:rFonts w:hint="default" w:ascii="Courier New" w:hAnsi="Courier New"/>
      </w:rPr>
    </w:lvl>
    <w:lvl w:ilvl="2" w:tplc="747AC6F8">
      <w:start w:val="1"/>
      <w:numFmt w:val="bullet"/>
      <w:lvlText w:val=""/>
      <w:lvlJc w:val="left"/>
      <w:pPr>
        <w:ind w:left="2160" w:hanging="360"/>
      </w:pPr>
      <w:rPr>
        <w:rFonts w:hint="default" w:ascii="Wingdings" w:hAnsi="Wingdings"/>
      </w:rPr>
    </w:lvl>
    <w:lvl w:ilvl="3" w:tplc="BF326CC8">
      <w:start w:val="1"/>
      <w:numFmt w:val="bullet"/>
      <w:lvlText w:val=""/>
      <w:lvlJc w:val="left"/>
      <w:pPr>
        <w:ind w:left="2880" w:hanging="360"/>
      </w:pPr>
      <w:rPr>
        <w:rFonts w:hint="default" w:ascii="Symbol" w:hAnsi="Symbol"/>
      </w:rPr>
    </w:lvl>
    <w:lvl w:ilvl="4" w:tplc="A5A8CA82">
      <w:start w:val="1"/>
      <w:numFmt w:val="bullet"/>
      <w:lvlText w:val="o"/>
      <w:lvlJc w:val="left"/>
      <w:pPr>
        <w:ind w:left="3600" w:hanging="360"/>
      </w:pPr>
      <w:rPr>
        <w:rFonts w:hint="default" w:ascii="Courier New" w:hAnsi="Courier New"/>
      </w:rPr>
    </w:lvl>
    <w:lvl w:ilvl="5" w:tplc="76C4B41E">
      <w:start w:val="1"/>
      <w:numFmt w:val="bullet"/>
      <w:lvlText w:val=""/>
      <w:lvlJc w:val="left"/>
      <w:pPr>
        <w:ind w:left="4320" w:hanging="360"/>
      </w:pPr>
      <w:rPr>
        <w:rFonts w:hint="default" w:ascii="Wingdings" w:hAnsi="Wingdings"/>
      </w:rPr>
    </w:lvl>
    <w:lvl w:ilvl="6" w:tplc="6A6E5494">
      <w:start w:val="1"/>
      <w:numFmt w:val="bullet"/>
      <w:lvlText w:val=""/>
      <w:lvlJc w:val="left"/>
      <w:pPr>
        <w:ind w:left="5040" w:hanging="360"/>
      </w:pPr>
      <w:rPr>
        <w:rFonts w:hint="default" w:ascii="Symbol" w:hAnsi="Symbol"/>
      </w:rPr>
    </w:lvl>
    <w:lvl w:ilvl="7" w:tplc="314C9628">
      <w:start w:val="1"/>
      <w:numFmt w:val="bullet"/>
      <w:lvlText w:val="o"/>
      <w:lvlJc w:val="left"/>
      <w:pPr>
        <w:ind w:left="5760" w:hanging="360"/>
      </w:pPr>
      <w:rPr>
        <w:rFonts w:hint="default" w:ascii="Courier New" w:hAnsi="Courier New"/>
      </w:rPr>
    </w:lvl>
    <w:lvl w:ilvl="8" w:tplc="EF46E8A6">
      <w:start w:val="1"/>
      <w:numFmt w:val="bullet"/>
      <w:lvlText w:val=""/>
      <w:lvlJc w:val="left"/>
      <w:pPr>
        <w:ind w:left="6480" w:hanging="360"/>
      </w:pPr>
      <w:rPr>
        <w:rFonts w:hint="default" w:ascii="Wingdings" w:hAnsi="Wingdings"/>
      </w:rPr>
    </w:lvl>
  </w:abstractNum>
  <w:abstractNum w:abstractNumId="10" w15:restartNumberingAfterBreak="0">
    <w:nsid w:val="65082BE0"/>
    <w:multiLevelType w:val="hybridMultilevel"/>
    <w:tmpl w:val="DF50BD6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EEB098C"/>
    <w:multiLevelType w:val="hybridMultilevel"/>
    <w:tmpl w:val="F8B4A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B92C28"/>
    <w:multiLevelType w:val="multilevel"/>
    <w:tmpl w:val="45CE81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4">
    <w:abstractNumId w:val="13"/>
  </w:num>
  <w:num w:numId="1" w16cid:durableId="222525954">
    <w:abstractNumId w:val="9"/>
  </w:num>
  <w:num w:numId="2" w16cid:durableId="1351567603">
    <w:abstractNumId w:val="0"/>
  </w:num>
  <w:num w:numId="3" w16cid:durableId="1766029201">
    <w:abstractNumId w:val="7"/>
  </w:num>
  <w:num w:numId="4" w16cid:durableId="2094355101">
    <w:abstractNumId w:val="4"/>
  </w:num>
  <w:num w:numId="5" w16cid:durableId="206072608">
    <w:abstractNumId w:val="3"/>
  </w:num>
  <w:num w:numId="6" w16cid:durableId="500320244">
    <w:abstractNumId w:val="5"/>
  </w:num>
  <w:num w:numId="7" w16cid:durableId="266350934">
    <w:abstractNumId w:val="8"/>
  </w:num>
  <w:num w:numId="8" w16cid:durableId="1977949504">
    <w:abstractNumId w:val="6"/>
  </w:num>
  <w:num w:numId="9" w16cid:durableId="1653561796">
    <w:abstractNumId w:val="11"/>
  </w:num>
  <w:num w:numId="10" w16cid:durableId="1571034277">
    <w:abstractNumId w:val="12"/>
  </w:num>
  <w:num w:numId="11" w16cid:durableId="462238391">
    <w:abstractNumId w:val="10"/>
  </w:num>
  <w:num w:numId="12" w16cid:durableId="1690181126">
    <w:abstractNumId w:val="2"/>
  </w:num>
  <w:num w:numId="13" w16cid:durableId="2004774392">
    <w:abstractNumId w:val="1"/>
  </w:num>
</w:numbering>
</file>

<file path=word/people.xml><?xml version="1.0" encoding="utf-8"?>
<w15:people xmlns:mc="http://schemas.openxmlformats.org/markup-compatibility/2006" xmlns:w15="http://schemas.microsoft.com/office/word/2012/wordml" mc:Ignorable="w15">
  <w15:person w15:author="Caroline Mayou (CAMA)">
    <w15:presenceInfo w15:providerId="AD" w15:userId="S::cama@avantiico.com::ed4403c0-9c6b-44d2-80e5-8435cabd0c9e"/>
  </w15:person>
  <w15:person w15:author="Tatiana Subbotin (TASU)">
    <w15:presenceInfo w15:providerId="AD" w15:userId="S::tasu@avantiico.com::9bf2b050-cbdb-4e6c-825b-b1d50e90b553"/>
  </w15:person>
  <w15:person w15:author="Theodore Flemmer (TFL)">
    <w15:presenceInfo w15:providerId="AD" w15:userId="S::tfl@avantiico.com::38bb2e03-2c67-43f7-96f1-d98ad0b58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5E8710"/>
    <w:rsid w:val="00002AF6"/>
    <w:rsid w:val="000278FD"/>
    <w:rsid w:val="0007204B"/>
    <w:rsid w:val="000C63D9"/>
    <w:rsid w:val="001326A6"/>
    <w:rsid w:val="0016693C"/>
    <w:rsid w:val="001B6B6F"/>
    <w:rsid w:val="001C761E"/>
    <w:rsid w:val="002114E6"/>
    <w:rsid w:val="00322C01"/>
    <w:rsid w:val="003D5DE4"/>
    <w:rsid w:val="00403C35"/>
    <w:rsid w:val="00404F5B"/>
    <w:rsid w:val="0041140A"/>
    <w:rsid w:val="004D1464"/>
    <w:rsid w:val="00500C98"/>
    <w:rsid w:val="0051642E"/>
    <w:rsid w:val="00536B1F"/>
    <w:rsid w:val="005A2EF1"/>
    <w:rsid w:val="005A4AC3"/>
    <w:rsid w:val="005F7B1C"/>
    <w:rsid w:val="006E0903"/>
    <w:rsid w:val="007348D4"/>
    <w:rsid w:val="007B1D20"/>
    <w:rsid w:val="007E377A"/>
    <w:rsid w:val="00867C0B"/>
    <w:rsid w:val="008F26A5"/>
    <w:rsid w:val="00904E1C"/>
    <w:rsid w:val="009453CA"/>
    <w:rsid w:val="009572E7"/>
    <w:rsid w:val="00985EF2"/>
    <w:rsid w:val="009A2176"/>
    <w:rsid w:val="009D3AAB"/>
    <w:rsid w:val="009E7A5E"/>
    <w:rsid w:val="00A16805"/>
    <w:rsid w:val="00A24B6B"/>
    <w:rsid w:val="00A340D0"/>
    <w:rsid w:val="00A4B710"/>
    <w:rsid w:val="00AB61EB"/>
    <w:rsid w:val="00AF2DFE"/>
    <w:rsid w:val="00BD05FF"/>
    <w:rsid w:val="00C1688C"/>
    <w:rsid w:val="00C30141"/>
    <w:rsid w:val="00C6435F"/>
    <w:rsid w:val="00D37EA6"/>
    <w:rsid w:val="00D85EC1"/>
    <w:rsid w:val="00DA6046"/>
    <w:rsid w:val="00DB2B5E"/>
    <w:rsid w:val="00DD39E4"/>
    <w:rsid w:val="00DD70A2"/>
    <w:rsid w:val="00E16265"/>
    <w:rsid w:val="00E73531"/>
    <w:rsid w:val="00F6466A"/>
    <w:rsid w:val="012F6D37"/>
    <w:rsid w:val="01690D8A"/>
    <w:rsid w:val="01EE593C"/>
    <w:rsid w:val="021C3FBE"/>
    <w:rsid w:val="02787194"/>
    <w:rsid w:val="02C6F55B"/>
    <w:rsid w:val="02DC9A3A"/>
    <w:rsid w:val="02F22AB0"/>
    <w:rsid w:val="03A5A9C5"/>
    <w:rsid w:val="03A92E53"/>
    <w:rsid w:val="03BC21E7"/>
    <w:rsid w:val="043E0F27"/>
    <w:rsid w:val="0468D72C"/>
    <w:rsid w:val="04854538"/>
    <w:rsid w:val="04B13CBC"/>
    <w:rsid w:val="0504F1B1"/>
    <w:rsid w:val="053804AF"/>
    <w:rsid w:val="05D56FFE"/>
    <w:rsid w:val="05F35C6F"/>
    <w:rsid w:val="06E7C7AA"/>
    <w:rsid w:val="0726C96A"/>
    <w:rsid w:val="0775AFE9"/>
    <w:rsid w:val="077F3305"/>
    <w:rsid w:val="07BBAB77"/>
    <w:rsid w:val="07BCE5FA"/>
    <w:rsid w:val="085160C8"/>
    <w:rsid w:val="08A1B407"/>
    <w:rsid w:val="08A7F11E"/>
    <w:rsid w:val="08B95EC6"/>
    <w:rsid w:val="0911804A"/>
    <w:rsid w:val="092A2850"/>
    <w:rsid w:val="093F8DFE"/>
    <w:rsid w:val="09D62835"/>
    <w:rsid w:val="0A3D7751"/>
    <w:rsid w:val="0AAEAE19"/>
    <w:rsid w:val="0AB4AF39"/>
    <w:rsid w:val="0B3904C2"/>
    <w:rsid w:val="0BE3C908"/>
    <w:rsid w:val="0BE41154"/>
    <w:rsid w:val="0BFED865"/>
    <w:rsid w:val="0C1DF9C4"/>
    <w:rsid w:val="0C56C604"/>
    <w:rsid w:val="0C5EA1E4"/>
    <w:rsid w:val="0C81956A"/>
    <w:rsid w:val="0C845711"/>
    <w:rsid w:val="0C8B5330"/>
    <w:rsid w:val="0C910D24"/>
    <w:rsid w:val="0CB6FB39"/>
    <w:rsid w:val="0D007A8E"/>
    <w:rsid w:val="0D179F42"/>
    <w:rsid w:val="0D307F72"/>
    <w:rsid w:val="0D459A72"/>
    <w:rsid w:val="0D659313"/>
    <w:rsid w:val="0D88DEEE"/>
    <w:rsid w:val="0DA1119B"/>
    <w:rsid w:val="0DAE17A2"/>
    <w:rsid w:val="0DFBAD78"/>
    <w:rsid w:val="0E33C50A"/>
    <w:rsid w:val="0E41FE24"/>
    <w:rsid w:val="0E9C4AEF"/>
    <w:rsid w:val="0F3A757D"/>
    <w:rsid w:val="0F4E92D2"/>
    <w:rsid w:val="0FB76474"/>
    <w:rsid w:val="10BD9882"/>
    <w:rsid w:val="10EA6333"/>
    <w:rsid w:val="116B30A7"/>
    <w:rsid w:val="124390E3"/>
    <w:rsid w:val="12CC2A35"/>
    <w:rsid w:val="12EFDAAD"/>
    <w:rsid w:val="12FE1C52"/>
    <w:rsid w:val="1305B0A2"/>
    <w:rsid w:val="13083C9E"/>
    <w:rsid w:val="130AD30F"/>
    <w:rsid w:val="135F30F1"/>
    <w:rsid w:val="1361056B"/>
    <w:rsid w:val="13C18F07"/>
    <w:rsid w:val="14203B5A"/>
    <w:rsid w:val="146DFB46"/>
    <w:rsid w:val="14851F49"/>
    <w:rsid w:val="1498AFB8"/>
    <w:rsid w:val="14E6DA40"/>
    <w:rsid w:val="14FB0152"/>
    <w:rsid w:val="15153E58"/>
    <w:rsid w:val="155614F1"/>
    <w:rsid w:val="1566C0FF"/>
    <w:rsid w:val="1580137E"/>
    <w:rsid w:val="15B4FCBF"/>
    <w:rsid w:val="15CF5DB6"/>
    <w:rsid w:val="15E749DD"/>
    <w:rsid w:val="162B777E"/>
    <w:rsid w:val="16720476"/>
    <w:rsid w:val="16BCDAB5"/>
    <w:rsid w:val="17469F25"/>
    <w:rsid w:val="175FCFAF"/>
    <w:rsid w:val="177AA374"/>
    <w:rsid w:val="17B76DCE"/>
    <w:rsid w:val="17CB764D"/>
    <w:rsid w:val="181B4F1F"/>
    <w:rsid w:val="18259350"/>
    <w:rsid w:val="184B1CA4"/>
    <w:rsid w:val="1859CF79"/>
    <w:rsid w:val="187C3A8F"/>
    <w:rsid w:val="19044968"/>
    <w:rsid w:val="1915DA45"/>
    <w:rsid w:val="191A3BF6"/>
    <w:rsid w:val="193D5EEB"/>
    <w:rsid w:val="194107C2"/>
    <w:rsid w:val="1995A725"/>
    <w:rsid w:val="19B62361"/>
    <w:rsid w:val="19BC5917"/>
    <w:rsid w:val="19CEE593"/>
    <w:rsid w:val="1A1315A6"/>
    <w:rsid w:val="1A13B4D2"/>
    <w:rsid w:val="1A2003C2"/>
    <w:rsid w:val="1A2889D4"/>
    <w:rsid w:val="1A2E57ED"/>
    <w:rsid w:val="1AA0D928"/>
    <w:rsid w:val="1AC4F2DF"/>
    <w:rsid w:val="1ACDA4CE"/>
    <w:rsid w:val="1B5FFB0F"/>
    <w:rsid w:val="1BAEE607"/>
    <w:rsid w:val="1BB62B7C"/>
    <w:rsid w:val="1BC80813"/>
    <w:rsid w:val="1C0F10D8"/>
    <w:rsid w:val="1C3AD2AA"/>
    <w:rsid w:val="1C481E32"/>
    <w:rsid w:val="1C4CE115"/>
    <w:rsid w:val="1CEEC042"/>
    <w:rsid w:val="1D290367"/>
    <w:rsid w:val="1D8A7FE6"/>
    <w:rsid w:val="1DAED46A"/>
    <w:rsid w:val="1DB7276F"/>
    <w:rsid w:val="1E6D79E2"/>
    <w:rsid w:val="1E7A067D"/>
    <w:rsid w:val="1E9006A0"/>
    <w:rsid w:val="1EE2FCE6"/>
    <w:rsid w:val="1F0222BC"/>
    <w:rsid w:val="1FE6BF36"/>
    <w:rsid w:val="203E2717"/>
    <w:rsid w:val="205175B9"/>
    <w:rsid w:val="21C2BB17"/>
    <w:rsid w:val="2230E510"/>
    <w:rsid w:val="240A94B6"/>
    <w:rsid w:val="241FF447"/>
    <w:rsid w:val="24607A72"/>
    <w:rsid w:val="2463E743"/>
    <w:rsid w:val="2482C033"/>
    <w:rsid w:val="249979C7"/>
    <w:rsid w:val="24ECCFCD"/>
    <w:rsid w:val="24F44565"/>
    <w:rsid w:val="250BC847"/>
    <w:rsid w:val="2544F151"/>
    <w:rsid w:val="25468247"/>
    <w:rsid w:val="254B0FC9"/>
    <w:rsid w:val="25742641"/>
    <w:rsid w:val="2588B950"/>
    <w:rsid w:val="25FCE463"/>
    <w:rsid w:val="2694403E"/>
    <w:rsid w:val="274E859D"/>
    <w:rsid w:val="2798B4C4"/>
    <w:rsid w:val="2845EEB2"/>
    <w:rsid w:val="28ABC703"/>
    <w:rsid w:val="28BE63F5"/>
    <w:rsid w:val="291A118E"/>
    <w:rsid w:val="29C7B688"/>
    <w:rsid w:val="29CBE100"/>
    <w:rsid w:val="2A5464C2"/>
    <w:rsid w:val="2AC841B8"/>
    <w:rsid w:val="2AEED6DF"/>
    <w:rsid w:val="2B112615"/>
    <w:rsid w:val="2B273F87"/>
    <w:rsid w:val="2B5C1151"/>
    <w:rsid w:val="2C96F08C"/>
    <w:rsid w:val="2D660FC9"/>
    <w:rsid w:val="2D811373"/>
    <w:rsid w:val="2DFF35E4"/>
    <w:rsid w:val="2E0CB3E9"/>
    <w:rsid w:val="2E255375"/>
    <w:rsid w:val="2E2734AB"/>
    <w:rsid w:val="2E67DBCA"/>
    <w:rsid w:val="2E6B5969"/>
    <w:rsid w:val="2EED8F27"/>
    <w:rsid w:val="2F01E02A"/>
    <w:rsid w:val="2F0B78D2"/>
    <w:rsid w:val="2F203C49"/>
    <w:rsid w:val="2F7B4F03"/>
    <w:rsid w:val="2F8A9E4C"/>
    <w:rsid w:val="2F90B00B"/>
    <w:rsid w:val="2F98A007"/>
    <w:rsid w:val="300DDDE2"/>
    <w:rsid w:val="30267733"/>
    <w:rsid w:val="303D4668"/>
    <w:rsid w:val="304ACABF"/>
    <w:rsid w:val="30B89050"/>
    <w:rsid w:val="30CFEF61"/>
    <w:rsid w:val="31178C7E"/>
    <w:rsid w:val="3134B202"/>
    <w:rsid w:val="317D58AE"/>
    <w:rsid w:val="31B6E610"/>
    <w:rsid w:val="3200456F"/>
    <w:rsid w:val="324F15DA"/>
    <w:rsid w:val="327FE1D7"/>
    <w:rsid w:val="32B19117"/>
    <w:rsid w:val="32DACDDB"/>
    <w:rsid w:val="32F0C12F"/>
    <w:rsid w:val="33095C9A"/>
    <w:rsid w:val="337294DD"/>
    <w:rsid w:val="33784BC1"/>
    <w:rsid w:val="33FAB8E6"/>
    <w:rsid w:val="340179EE"/>
    <w:rsid w:val="345D75DF"/>
    <w:rsid w:val="347D4DD2"/>
    <w:rsid w:val="34E973B8"/>
    <w:rsid w:val="35200E88"/>
    <w:rsid w:val="3568034F"/>
    <w:rsid w:val="35C38C7F"/>
    <w:rsid w:val="35F0E8F2"/>
    <w:rsid w:val="35F6B68A"/>
    <w:rsid w:val="367F48C0"/>
    <w:rsid w:val="3699ECDE"/>
    <w:rsid w:val="36AA06CC"/>
    <w:rsid w:val="36DFCBBD"/>
    <w:rsid w:val="3746BF1A"/>
    <w:rsid w:val="375EA114"/>
    <w:rsid w:val="380891C9"/>
    <w:rsid w:val="386A56FC"/>
    <w:rsid w:val="38776BEC"/>
    <w:rsid w:val="389AA363"/>
    <w:rsid w:val="3900DD8E"/>
    <w:rsid w:val="39162076"/>
    <w:rsid w:val="39514A0F"/>
    <w:rsid w:val="39CE64E8"/>
    <w:rsid w:val="3A07911C"/>
    <w:rsid w:val="3AAA6229"/>
    <w:rsid w:val="3B60FA44"/>
    <w:rsid w:val="3B62D9E5"/>
    <w:rsid w:val="3B941EE4"/>
    <w:rsid w:val="3BC6E4DB"/>
    <w:rsid w:val="3C83817E"/>
    <w:rsid w:val="3CBA720D"/>
    <w:rsid w:val="3CE8C727"/>
    <w:rsid w:val="3D1D66D5"/>
    <w:rsid w:val="3D34EB7C"/>
    <w:rsid w:val="3D8C0A46"/>
    <w:rsid w:val="3DBFF6EA"/>
    <w:rsid w:val="3E12224C"/>
    <w:rsid w:val="3E27CF45"/>
    <w:rsid w:val="3E4AF744"/>
    <w:rsid w:val="3E66D827"/>
    <w:rsid w:val="3E81DAD9"/>
    <w:rsid w:val="4026A6AC"/>
    <w:rsid w:val="4031B08B"/>
    <w:rsid w:val="4110F88D"/>
    <w:rsid w:val="41237853"/>
    <w:rsid w:val="412FE90F"/>
    <w:rsid w:val="41423766"/>
    <w:rsid w:val="41525425"/>
    <w:rsid w:val="4155948C"/>
    <w:rsid w:val="4186F195"/>
    <w:rsid w:val="41D74477"/>
    <w:rsid w:val="421C83FC"/>
    <w:rsid w:val="4230556A"/>
    <w:rsid w:val="42F164ED"/>
    <w:rsid w:val="42FB779E"/>
    <w:rsid w:val="43164A4C"/>
    <w:rsid w:val="433559FC"/>
    <w:rsid w:val="4339B175"/>
    <w:rsid w:val="434BAAD6"/>
    <w:rsid w:val="438EAA54"/>
    <w:rsid w:val="43A02EAE"/>
    <w:rsid w:val="43A4434F"/>
    <w:rsid w:val="43CC25CB"/>
    <w:rsid w:val="440BA4D4"/>
    <w:rsid w:val="4483BB66"/>
    <w:rsid w:val="44F10A59"/>
    <w:rsid w:val="450E0E1C"/>
    <w:rsid w:val="453021FE"/>
    <w:rsid w:val="453E1FD8"/>
    <w:rsid w:val="4580B8E7"/>
    <w:rsid w:val="459C8625"/>
    <w:rsid w:val="461CB4E3"/>
    <w:rsid w:val="4629F545"/>
    <w:rsid w:val="46357D71"/>
    <w:rsid w:val="46CE101F"/>
    <w:rsid w:val="46D96E08"/>
    <w:rsid w:val="46DB4EE7"/>
    <w:rsid w:val="4716E8B9"/>
    <w:rsid w:val="471C8948"/>
    <w:rsid w:val="475AB08E"/>
    <w:rsid w:val="475BA763"/>
    <w:rsid w:val="4796F7F0"/>
    <w:rsid w:val="4813EF31"/>
    <w:rsid w:val="484EC29C"/>
    <w:rsid w:val="4875C09A"/>
    <w:rsid w:val="48ACB389"/>
    <w:rsid w:val="48B859A9"/>
    <w:rsid w:val="4932C851"/>
    <w:rsid w:val="49394E5E"/>
    <w:rsid w:val="49732453"/>
    <w:rsid w:val="497DF6E2"/>
    <w:rsid w:val="49B780CE"/>
    <w:rsid w:val="4A28958F"/>
    <w:rsid w:val="4AE12EE9"/>
    <w:rsid w:val="4B0AA0A6"/>
    <w:rsid w:val="4B523D4A"/>
    <w:rsid w:val="4B794169"/>
    <w:rsid w:val="4C5140B6"/>
    <w:rsid w:val="4CAECBE4"/>
    <w:rsid w:val="4CEC0157"/>
    <w:rsid w:val="4DB0C9B5"/>
    <w:rsid w:val="4F13CE88"/>
    <w:rsid w:val="50094BC7"/>
    <w:rsid w:val="51277FF3"/>
    <w:rsid w:val="513163F0"/>
    <w:rsid w:val="517918AD"/>
    <w:rsid w:val="51DB0265"/>
    <w:rsid w:val="520D93CB"/>
    <w:rsid w:val="5254F250"/>
    <w:rsid w:val="52CDFC82"/>
    <w:rsid w:val="52E4D976"/>
    <w:rsid w:val="52EBF7B8"/>
    <w:rsid w:val="54649271"/>
    <w:rsid w:val="5478AC6B"/>
    <w:rsid w:val="5494EB60"/>
    <w:rsid w:val="549BE56E"/>
    <w:rsid w:val="54C70E70"/>
    <w:rsid w:val="55034505"/>
    <w:rsid w:val="557A4B5D"/>
    <w:rsid w:val="55A10D40"/>
    <w:rsid w:val="5601D5EF"/>
    <w:rsid w:val="56294C7A"/>
    <w:rsid w:val="56696474"/>
    <w:rsid w:val="56B533B4"/>
    <w:rsid w:val="570E29E3"/>
    <w:rsid w:val="5718B1D2"/>
    <w:rsid w:val="57337DD9"/>
    <w:rsid w:val="5757ABFB"/>
    <w:rsid w:val="57BA6233"/>
    <w:rsid w:val="57C8A8E7"/>
    <w:rsid w:val="5819E697"/>
    <w:rsid w:val="584A293F"/>
    <w:rsid w:val="585D8E9C"/>
    <w:rsid w:val="59A10536"/>
    <w:rsid w:val="59F0B20F"/>
    <w:rsid w:val="5A23FE9F"/>
    <w:rsid w:val="5A7BDD35"/>
    <w:rsid w:val="5A80EEFB"/>
    <w:rsid w:val="5AE27194"/>
    <w:rsid w:val="5B2CAE79"/>
    <w:rsid w:val="5B52F247"/>
    <w:rsid w:val="5BA94B70"/>
    <w:rsid w:val="5C2E0AC7"/>
    <w:rsid w:val="5D73B78B"/>
    <w:rsid w:val="5DCAF43C"/>
    <w:rsid w:val="5DCEDB05"/>
    <w:rsid w:val="5E13550A"/>
    <w:rsid w:val="5E620335"/>
    <w:rsid w:val="5E93E909"/>
    <w:rsid w:val="5E9970C4"/>
    <w:rsid w:val="5EBCA5F2"/>
    <w:rsid w:val="5F8A988C"/>
    <w:rsid w:val="5FB15263"/>
    <w:rsid w:val="5FD5C07E"/>
    <w:rsid w:val="6000A9E6"/>
    <w:rsid w:val="6007C1AF"/>
    <w:rsid w:val="60C743F4"/>
    <w:rsid w:val="60E086EE"/>
    <w:rsid w:val="61224B1A"/>
    <w:rsid w:val="61374BE2"/>
    <w:rsid w:val="613E527E"/>
    <w:rsid w:val="6151C0C4"/>
    <w:rsid w:val="615E212D"/>
    <w:rsid w:val="6201A3C3"/>
    <w:rsid w:val="62568A52"/>
    <w:rsid w:val="62BAB8AE"/>
    <w:rsid w:val="62DF0B78"/>
    <w:rsid w:val="62E66342"/>
    <w:rsid w:val="62F9F18E"/>
    <w:rsid w:val="6362F1A9"/>
    <w:rsid w:val="6379542B"/>
    <w:rsid w:val="63C33174"/>
    <w:rsid w:val="63CA68F7"/>
    <w:rsid w:val="647ADBD9"/>
    <w:rsid w:val="648233A3"/>
    <w:rsid w:val="64A5C003"/>
    <w:rsid w:val="64D530EC"/>
    <w:rsid w:val="64E4D82C"/>
    <w:rsid w:val="6569B444"/>
    <w:rsid w:val="65A506B7"/>
    <w:rsid w:val="65C2A008"/>
    <w:rsid w:val="65D2E43B"/>
    <w:rsid w:val="65D9ECEA"/>
    <w:rsid w:val="6612D6CB"/>
    <w:rsid w:val="66F089A3"/>
    <w:rsid w:val="67243AAD"/>
    <w:rsid w:val="672E0FFE"/>
    <w:rsid w:val="67342D0E"/>
    <w:rsid w:val="6752A0E8"/>
    <w:rsid w:val="676F7754"/>
    <w:rsid w:val="67F75D5F"/>
    <w:rsid w:val="6802027B"/>
    <w:rsid w:val="6816E33E"/>
    <w:rsid w:val="685E0E2A"/>
    <w:rsid w:val="685F4274"/>
    <w:rsid w:val="68BA0A1B"/>
    <w:rsid w:val="68CFFD6F"/>
    <w:rsid w:val="68DD3F2C"/>
    <w:rsid w:val="69673440"/>
    <w:rsid w:val="69B4F234"/>
    <w:rsid w:val="69F00293"/>
    <w:rsid w:val="69F9DE8B"/>
    <w:rsid w:val="6A5B3EAC"/>
    <w:rsid w:val="6AA0EC6D"/>
    <w:rsid w:val="6AD0F500"/>
    <w:rsid w:val="6AEA1D5D"/>
    <w:rsid w:val="6B25A054"/>
    <w:rsid w:val="6B7F4916"/>
    <w:rsid w:val="6C5E8710"/>
    <w:rsid w:val="6CF6B748"/>
    <w:rsid w:val="6D659D28"/>
    <w:rsid w:val="6D6FBA88"/>
    <w:rsid w:val="6D73C91D"/>
    <w:rsid w:val="6DD05CB2"/>
    <w:rsid w:val="6E015CCC"/>
    <w:rsid w:val="6E11D0C7"/>
    <w:rsid w:val="6E807B00"/>
    <w:rsid w:val="6EBFA36E"/>
    <w:rsid w:val="6F14201D"/>
    <w:rsid w:val="6F4CC783"/>
    <w:rsid w:val="6F5FE057"/>
    <w:rsid w:val="6FADA128"/>
    <w:rsid w:val="6FBEFDE7"/>
    <w:rsid w:val="6FE82C1C"/>
    <w:rsid w:val="704D7D7F"/>
    <w:rsid w:val="704FF7B2"/>
    <w:rsid w:val="70664B74"/>
    <w:rsid w:val="7080AC93"/>
    <w:rsid w:val="70ADE2C3"/>
    <w:rsid w:val="70C36A31"/>
    <w:rsid w:val="70CBCB96"/>
    <w:rsid w:val="712F9325"/>
    <w:rsid w:val="71497189"/>
    <w:rsid w:val="7154EAE4"/>
    <w:rsid w:val="71CE39AA"/>
    <w:rsid w:val="71EBC813"/>
    <w:rsid w:val="722F86FD"/>
    <w:rsid w:val="72DC06E5"/>
    <w:rsid w:val="72FE957A"/>
    <w:rsid w:val="73387F53"/>
    <w:rsid w:val="73899961"/>
    <w:rsid w:val="73E87A47"/>
    <w:rsid w:val="73F049FF"/>
    <w:rsid w:val="74024C68"/>
    <w:rsid w:val="744B8002"/>
    <w:rsid w:val="74657188"/>
    <w:rsid w:val="7481124B"/>
    <w:rsid w:val="7490FFA3"/>
    <w:rsid w:val="74E5C510"/>
    <w:rsid w:val="74E8BAC1"/>
    <w:rsid w:val="751B223B"/>
    <w:rsid w:val="7532651F"/>
    <w:rsid w:val="76319F62"/>
    <w:rsid w:val="769CFC23"/>
    <w:rsid w:val="77FC380A"/>
    <w:rsid w:val="78282077"/>
    <w:rsid w:val="7839FEF2"/>
    <w:rsid w:val="7893609C"/>
    <w:rsid w:val="78A2C30D"/>
    <w:rsid w:val="7922A3E9"/>
    <w:rsid w:val="797E770A"/>
    <w:rsid w:val="799390D7"/>
    <w:rsid w:val="7A278F35"/>
    <w:rsid w:val="7A800C29"/>
    <w:rsid w:val="7AF84155"/>
    <w:rsid w:val="7B1A476B"/>
    <w:rsid w:val="7B2140C2"/>
    <w:rsid w:val="7BA3D542"/>
    <w:rsid w:val="7BC04362"/>
    <w:rsid w:val="7BE29672"/>
    <w:rsid w:val="7C869F51"/>
    <w:rsid w:val="7C9411B6"/>
    <w:rsid w:val="7CF99568"/>
    <w:rsid w:val="7D5DDCB4"/>
    <w:rsid w:val="7D919234"/>
    <w:rsid w:val="7DD65C6D"/>
    <w:rsid w:val="7DE9FD36"/>
    <w:rsid w:val="7E942CF2"/>
    <w:rsid w:val="7E955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8710"/>
  <w15:chartTrackingRefBased/>
  <w15:docId w15:val="{DAF4FB69-83CD-4763-961F-6F52ABD3C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03C35"/>
    <w:pPr>
      <w:spacing w:after="0" w:line="240" w:lineRule="auto"/>
    </w:pPr>
    <w:rPr>
      <w:rFonts w:ascii="Mulish" w:hAnsi="Mulish" w:eastAsia="Times New Roman" w:cs="Times New Roman"/>
      <w:sz w:val="24"/>
      <w:szCs w:val="24"/>
    </w:rPr>
  </w:style>
  <w:style w:type="paragraph" w:styleId="Heading1">
    <w:name w:val="heading 1"/>
    <w:basedOn w:val="Normal"/>
    <w:next w:val="Normal"/>
    <w:link w:val="Heading1Char"/>
    <w:uiPriority w:val="9"/>
    <w:qFormat/>
    <w:rsid w:val="001C761E"/>
    <w:pPr>
      <w:keepNext/>
      <w:keepLines/>
      <w:spacing w:before="240"/>
      <w:outlineLvl w:val="0"/>
    </w:pPr>
    <w:rPr>
      <w:rFonts w:ascii="Poppins" w:hAnsi="Poppin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761E"/>
    <w:pPr>
      <w:keepNext/>
      <w:keepLines/>
      <w:spacing w:before="40"/>
      <w:outlineLvl w:val="1"/>
    </w:pPr>
    <w:rPr>
      <w:rFonts w:ascii="Poppins" w:hAnsi="Poppin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61E"/>
    <w:pPr>
      <w:keepNext/>
      <w:keepLines/>
      <w:spacing w:before="40"/>
      <w:outlineLvl w:val="2"/>
    </w:pPr>
    <w:rPr>
      <w:rFonts w:ascii="Poppins" w:hAnsi="Poppin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9D3AAB"/>
    <w:pPr>
      <w:keepNext/>
      <w:keepLines/>
      <w:spacing w:before="40"/>
      <w:outlineLvl w:val="3"/>
    </w:pPr>
    <w:rPr>
      <w:rFonts w:ascii="Poppins" w:hAnsi="Poppins"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C761E"/>
    <w:rPr>
      <w:rFonts w:ascii="Poppins" w:hAnsi="Poppins"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sid w:val="001C761E"/>
    <w:rPr>
      <w:rFonts w:ascii="Poppins" w:hAnsi="Poppins" w:eastAsiaTheme="majorEastAsia"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Heading3Char" w:customStyle="1">
    <w:name w:val="Heading 3 Char"/>
    <w:basedOn w:val="DefaultParagraphFont"/>
    <w:link w:val="Heading3"/>
    <w:uiPriority w:val="9"/>
    <w:rsid w:val="001C761E"/>
    <w:rPr>
      <w:rFonts w:ascii="Poppins" w:hAnsi="Poppins" w:eastAsiaTheme="majorEastAsia" w:cstheme="majorBidi"/>
      <w:color w:val="1F3763" w:themeColor="accent1" w:themeShade="7F"/>
      <w:sz w:val="24"/>
      <w:szCs w:val="24"/>
    </w:rPr>
  </w:style>
  <w:style w:type="paragraph" w:styleId="Title">
    <w:name w:val="Title"/>
    <w:basedOn w:val="Normal"/>
    <w:next w:val="Normal"/>
    <w:link w:val="TitleChar"/>
    <w:uiPriority w:val="10"/>
    <w:qFormat/>
    <w:rsid w:val="001C761E"/>
    <w:pPr>
      <w:contextualSpacing/>
    </w:pPr>
    <w:rPr>
      <w:rFonts w:ascii="Poppins" w:hAnsi="Poppins" w:eastAsiaTheme="majorEastAsia" w:cstheme="majorBidi"/>
      <w:spacing w:val="-10"/>
      <w:kern w:val="28"/>
      <w:sz w:val="56"/>
      <w:szCs w:val="56"/>
    </w:rPr>
  </w:style>
  <w:style w:type="character" w:styleId="TitleChar" w:customStyle="1">
    <w:name w:val="Title Char"/>
    <w:basedOn w:val="DefaultParagraphFont"/>
    <w:link w:val="Title"/>
    <w:uiPriority w:val="10"/>
    <w:rsid w:val="001C761E"/>
    <w:rPr>
      <w:rFonts w:ascii="Poppins" w:hAnsi="Poppins" w:eastAsiaTheme="majorEastAsia" w:cstheme="majorBidi"/>
      <w:spacing w:val="-10"/>
      <w:kern w:val="28"/>
      <w:sz w:val="56"/>
      <w:szCs w:val="56"/>
    </w:rPr>
  </w:style>
  <w:style w:type="table" w:styleId="GridTable1Light-Accent1">
    <w:name w:val="Grid Table 1 Light Accent 1"/>
    <w:basedOn w:val="TableNormal"/>
    <w:uiPriority w:val="46"/>
    <w:rsid w:val="001C761E"/>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C761E"/>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1C761E"/>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41140A"/>
    <w:pPr>
      <w:spacing w:before="100" w:beforeAutospacing="1" w:after="100" w:afterAutospacing="1"/>
    </w:pPr>
    <w:rPr>
      <w:rFonts w:ascii="Times New Roman" w:hAnsi="Times New Roman"/>
    </w:rPr>
  </w:style>
  <w:style w:type="character" w:styleId="Strong">
    <w:name w:val="Strong"/>
    <w:basedOn w:val="DefaultParagraphFont"/>
    <w:uiPriority w:val="22"/>
    <w:qFormat/>
    <w:rsid w:val="0041140A"/>
    <w:rPr>
      <w:b/>
      <w:bCs/>
    </w:rPr>
  </w:style>
  <w:style w:type="character" w:styleId="Emphasis">
    <w:name w:val="Emphasis"/>
    <w:basedOn w:val="DefaultParagraphFont"/>
    <w:uiPriority w:val="20"/>
    <w:qFormat/>
    <w:rsid w:val="00A24B6B"/>
    <w:rPr>
      <w:i/>
      <w:iCs/>
    </w:rPr>
  </w:style>
  <w:style w:type="paragraph" w:styleId="pw-post-body-paragraph" w:customStyle="1">
    <w:name w:val="pw-post-body-paragraph"/>
    <w:basedOn w:val="Normal"/>
    <w:rsid w:val="00403C35"/>
    <w:pPr>
      <w:spacing w:before="100" w:beforeAutospacing="1" w:after="100" w:afterAutospacing="1"/>
    </w:pPr>
  </w:style>
  <w:style w:type="paragraph" w:styleId="me" w:customStyle="1">
    <w:name w:val="me"/>
    <w:basedOn w:val="Normal"/>
    <w:rsid w:val="00403C35"/>
    <w:pPr>
      <w:spacing w:before="100" w:beforeAutospacing="1" w:after="100" w:afterAutospacing="1"/>
    </w:pPr>
  </w:style>
  <w:style w:type="character" w:styleId="UnresolvedMention">
    <w:name w:val="Unresolved Mention"/>
    <w:basedOn w:val="DefaultParagraphFont"/>
    <w:uiPriority w:val="99"/>
    <w:semiHidden/>
    <w:unhideWhenUsed/>
    <w:rsid w:val="00403C35"/>
    <w:rPr>
      <w:color w:val="605E5C"/>
      <w:shd w:val="clear" w:color="auto" w:fill="E1DFDD"/>
    </w:rPr>
  </w:style>
  <w:style w:type="character" w:styleId="FollowedHyperlink">
    <w:name w:val="FollowedHyperlink"/>
    <w:basedOn w:val="DefaultParagraphFont"/>
    <w:uiPriority w:val="99"/>
    <w:semiHidden/>
    <w:unhideWhenUsed/>
    <w:rsid w:val="00DA6046"/>
    <w:rPr>
      <w:color w:val="954F72" w:themeColor="followedHyperlink"/>
      <w:u w:val="single"/>
    </w:rPr>
  </w:style>
  <w:style w:type="character" w:styleId="Heading4Char" w:customStyle="1">
    <w:name w:val="Heading 4 Char"/>
    <w:basedOn w:val="DefaultParagraphFont"/>
    <w:link w:val="Heading4"/>
    <w:uiPriority w:val="9"/>
    <w:rsid w:val="009D3AAB"/>
    <w:rPr>
      <w:rFonts w:ascii="Poppins" w:hAnsi="Poppins" w:eastAsiaTheme="majorEastAsia" w:cstheme="majorBidi"/>
      <w:i/>
      <w:iCs/>
      <w:color w:val="2F5496" w:themeColor="accent1" w:themeShade="BF"/>
      <w:sz w:val="24"/>
      <w:szCs w:val="24"/>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378373">
      <w:bodyDiv w:val="1"/>
      <w:marLeft w:val="0"/>
      <w:marRight w:val="0"/>
      <w:marTop w:val="0"/>
      <w:marBottom w:val="0"/>
      <w:divBdr>
        <w:top w:val="none" w:sz="0" w:space="0" w:color="auto"/>
        <w:left w:val="none" w:sz="0" w:space="0" w:color="auto"/>
        <w:bottom w:val="none" w:sz="0" w:space="0" w:color="auto"/>
        <w:right w:val="none" w:sz="0" w:space="0" w:color="auto"/>
      </w:divBdr>
      <w:divsChild>
        <w:div w:id="739904668">
          <w:marLeft w:val="0"/>
          <w:marRight w:val="0"/>
          <w:marTop w:val="0"/>
          <w:marBottom w:val="0"/>
          <w:divBdr>
            <w:top w:val="none" w:sz="0" w:space="0" w:color="auto"/>
            <w:left w:val="none" w:sz="0" w:space="0" w:color="auto"/>
            <w:bottom w:val="none" w:sz="0" w:space="0" w:color="auto"/>
            <w:right w:val="none" w:sz="0" w:space="0" w:color="auto"/>
          </w:divBdr>
        </w:div>
      </w:divsChild>
    </w:div>
    <w:div w:id="385374488">
      <w:bodyDiv w:val="1"/>
      <w:marLeft w:val="0"/>
      <w:marRight w:val="0"/>
      <w:marTop w:val="0"/>
      <w:marBottom w:val="0"/>
      <w:divBdr>
        <w:top w:val="none" w:sz="0" w:space="0" w:color="auto"/>
        <w:left w:val="none" w:sz="0" w:space="0" w:color="auto"/>
        <w:bottom w:val="none" w:sz="0" w:space="0" w:color="auto"/>
        <w:right w:val="none" w:sz="0" w:space="0" w:color="auto"/>
      </w:divBdr>
    </w:div>
    <w:div w:id="403188261">
      <w:bodyDiv w:val="1"/>
      <w:marLeft w:val="0"/>
      <w:marRight w:val="0"/>
      <w:marTop w:val="0"/>
      <w:marBottom w:val="0"/>
      <w:divBdr>
        <w:top w:val="none" w:sz="0" w:space="0" w:color="auto"/>
        <w:left w:val="none" w:sz="0" w:space="0" w:color="auto"/>
        <w:bottom w:val="none" w:sz="0" w:space="0" w:color="auto"/>
        <w:right w:val="none" w:sz="0" w:space="0" w:color="auto"/>
      </w:divBdr>
    </w:div>
    <w:div w:id="523709622">
      <w:bodyDiv w:val="1"/>
      <w:marLeft w:val="0"/>
      <w:marRight w:val="0"/>
      <w:marTop w:val="0"/>
      <w:marBottom w:val="0"/>
      <w:divBdr>
        <w:top w:val="none" w:sz="0" w:space="0" w:color="auto"/>
        <w:left w:val="none" w:sz="0" w:space="0" w:color="auto"/>
        <w:bottom w:val="none" w:sz="0" w:space="0" w:color="auto"/>
        <w:right w:val="none" w:sz="0" w:space="0" w:color="auto"/>
      </w:divBdr>
    </w:div>
    <w:div w:id="956067001">
      <w:bodyDiv w:val="1"/>
      <w:marLeft w:val="0"/>
      <w:marRight w:val="0"/>
      <w:marTop w:val="0"/>
      <w:marBottom w:val="0"/>
      <w:divBdr>
        <w:top w:val="none" w:sz="0" w:space="0" w:color="auto"/>
        <w:left w:val="none" w:sz="0" w:space="0" w:color="auto"/>
        <w:bottom w:val="none" w:sz="0" w:space="0" w:color="auto"/>
        <w:right w:val="none" w:sz="0" w:space="0" w:color="auto"/>
      </w:divBdr>
    </w:div>
    <w:div w:id="990522671">
      <w:bodyDiv w:val="1"/>
      <w:marLeft w:val="0"/>
      <w:marRight w:val="0"/>
      <w:marTop w:val="0"/>
      <w:marBottom w:val="0"/>
      <w:divBdr>
        <w:top w:val="none" w:sz="0" w:space="0" w:color="auto"/>
        <w:left w:val="none" w:sz="0" w:space="0" w:color="auto"/>
        <w:bottom w:val="none" w:sz="0" w:space="0" w:color="auto"/>
        <w:right w:val="none" w:sz="0" w:space="0" w:color="auto"/>
      </w:divBdr>
    </w:div>
    <w:div w:id="1327783356">
      <w:bodyDiv w:val="1"/>
      <w:marLeft w:val="0"/>
      <w:marRight w:val="0"/>
      <w:marTop w:val="0"/>
      <w:marBottom w:val="0"/>
      <w:divBdr>
        <w:top w:val="none" w:sz="0" w:space="0" w:color="auto"/>
        <w:left w:val="none" w:sz="0" w:space="0" w:color="auto"/>
        <w:bottom w:val="none" w:sz="0" w:space="0" w:color="auto"/>
        <w:right w:val="none" w:sz="0" w:space="0" w:color="auto"/>
      </w:divBdr>
    </w:div>
    <w:div w:id="1343698697">
      <w:bodyDiv w:val="1"/>
      <w:marLeft w:val="0"/>
      <w:marRight w:val="0"/>
      <w:marTop w:val="0"/>
      <w:marBottom w:val="0"/>
      <w:divBdr>
        <w:top w:val="none" w:sz="0" w:space="0" w:color="auto"/>
        <w:left w:val="none" w:sz="0" w:space="0" w:color="auto"/>
        <w:bottom w:val="none" w:sz="0" w:space="0" w:color="auto"/>
        <w:right w:val="none" w:sz="0" w:space="0" w:color="auto"/>
      </w:divBdr>
    </w:div>
    <w:div w:id="1429622858">
      <w:bodyDiv w:val="1"/>
      <w:marLeft w:val="0"/>
      <w:marRight w:val="0"/>
      <w:marTop w:val="0"/>
      <w:marBottom w:val="0"/>
      <w:divBdr>
        <w:top w:val="none" w:sz="0" w:space="0" w:color="auto"/>
        <w:left w:val="none" w:sz="0" w:space="0" w:color="auto"/>
        <w:bottom w:val="none" w:sz="0" w:space="0" w:color="auto"/>
        <w:right w:val="none" w:sz="0" w:space="0" w:color="auto"/>
      </w:divBdr>
    </w:div>
    <w:div w:id="206945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hyperlink" Target="https://github.com/PacktPublishing/Implementing-Microsoft-Dynamics-365-Customer-Engagement/blob/master/Appendix1.xlsx" TargetMode="Externa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hyperlink" Target="https://github.com/PacktPublishing/Implementing-Microsoft-Dynamics-365-Customer-Engagement/blob/master/Appendix1.xlsx" TargetMode="Externa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hyperlink" Target="https://github.com/PacktPublishing/Implementing-Microsoft-Dynamics-365-Customer-Engagement/blob/master/Appendix1.xlsx" TargetMode="Externa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github.com/PacktPublishing/Implementing-Microsoft-Dynamics-365-Customer-Engagement/blob/master/Appendix1.xlsx" TargetMode="Externa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github.com/PacktPublishing/Implementing-Microsoft-Dynamics-365-Customer-Engagement/blob/master/Appendix1.xlsx" TargetMode="External" Id="rId23" /><Relationship Type="http://schemas.openxmlformats.org/officeDocument/2006/relationships/hyperlink" Target="mailto:cama@avantiico.com" TargetMode="External" Id="rId10" /><Relationship Type="http://schemas.openxmlformats.org/officeDocument/2006/relationships/image" Target="media/image10.gif" Id="rId19" /><Relationship Type="http://schemas.openxmlformats.org/officeDocument/2006/relationships/numbering" Target="numbering.xml" Id="rId4" /><Relationship Type="http://schemas.openxmlformats.org/officeDocument/2006/relationships/hyperlink" Target="https://en.wikipedia.org/wiki/Cryptographic_nonce" TargetMode="External" Id="rId9" /><Relationship Type="http://schemas.openxmlformats.org/officeDocument/2006/relationships/image" Target="media/image5.png" Id="rId14" /><Relationship Type="http://schemas.openxmlformats.org/officeDocument/2006/relationships/hyperlink" Target="https://github.com/PacktPublishing/Implementing-Microsoft-Dynamics-365-Customer-Engagement/blob/master/Appendix1.xlsx" TargetMode="External" Id="rId22" /><Relationship Type="http://schemas.openxmlformats.org/officeDocument/2006/relationships/theme" Target="theme/theme1.xml" Id="rId27" /><Relationship Type="http://schemas.openxmlformats.org/officeDocument/2006/relationships/comments" Target="comments.xml" Id="Rc50d920562434819" /><Relationship Type="http://schemas.microsoft.com/office/2011/relationships/people" Target="people.xml" Id="R52bbc26391de435b" /><Relationship Type="http://schemas.microsoft.com/office/2011/relationships/commentsExtended" Target="commentsExtended.xml" Id="Rae28287135364152" /><Relationship Type="http://schemas.microsoft.com/office/2016/09/relationships/commentsIds" Target="commentsIds.xml" Id="Rb5a13bac551e4c3c" /><Relationship Type="http://schemas.microsoft.com/office/2018/08/relationships/commentsExtensible" Target="commentsExtensible.xml" Id="R10dd3ce2f22b4257" /><Relationship Type="http://schemas.openxmlformats.org/officeDocument/2006/relationships/image" Target="/media/imagea.png" Id="Rcbc6b1ebf54742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af576921-51fa-445f-9ad1-3fbdc68001ff">
      <UserInfo>
        <DisplayName>Tatiana Subbotin (TASU)</DisplayName>
        <AccountId>35</AccountId>
        <AccountType/>
      </UserInfo>
    </SharedWithUsers>
    <TaxCatchAll xmlns="af576921-51fa-445f-9ad1-3fbdc68001ff" xsi:nil="true"/>
    <lcf76f155ced4ddcb4097134ff3c332f xmlns="aaa93749-dbff-4980-bb0d-8c87a6cf59a5">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EFD9A93F1A2647867CA707C156FB09" ma:contentTypeVersion="17" ma:contentTypeDescription="Create a new document." ma:contentTypeScope="" ma:versionID="9e4d5b0f7c1374e6baeb09de5524aff6">
  <xsd:schema xmlns:xsd="http://www.w3.org/2001/XMLSchema" xmlns:xs="http://www.w3.org/2001/XMLSchema" xmlns:p="http://schemas.microsoft.com/office/2006/metadata/properties" xmlns:ns2="aaa93749-dbff-4980-bb0d-8c87a6cf59a5" xmlns:ns3="af576921-51fa-445f-9ad1-3fbdc68001ff" targetNamespace="http://schemas.microsoft.com/office/2006/metadata/properties" ma:root="true" ma:fieldsID="bd0dfc11d90ac068c5f52389bad91a45" ns2:_="" ns3:_="">
    <xsd:import namespace="aaa93749-dbff-4980-bb0d-8c87a6cf59a5"/>
    <xsd:import namespace="af576921-51fa-445f-9ad1-3fbdc6800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a93749-dbff-4980-bb0d-8c87a6cf59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2d2e3b3-a4b5-4e55-8da8-1d80250b3a4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576921-51fa-445f-9ad1-3fbdc68001f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63ae6f68-fc29-425f-b16a-46111bb52411}" ma:internalName="TaxCatchAll" ma:showField="CatchAllData" ma:web="af576921-51fa-445f-9ad1-3fbdc68001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E79D9A-7F7B-40CC-9A48-83F88F6837FD}">
  <ds:schemaRefs>
    <ds:schemaRef ds:uri="http://schemas.microsoft.com/sharepoint/v3/contenttype/forms"/>
  </ds:schemaRefs>
</ds:datastoreItem>
</file>

<file path=customXml/itemProps2.xml><?xml version="1.0" encoding="utf-8"?>
<ds:datastoreItem xmlns:ds="http://schemas.openxmlformats.org/officeDocument/2006/customXml" ds:itemID="{DDECE168-B0A5-445A-A753-9015AB102220}">
  <ds:schemaRefs>
    <ds:schemaRef ds:uri="http://purl.org/dc/elements/1.1/"/>
    <ds:schemaRef ds:uri="http://schemas.microsoft.com/office/2006/documentManagement/types"/>
    <ds:schemaRef ds:uri="http://purl.org/dc/dcmitype/"/>
    <ds:schemaRef ds:uri="aaa93749-dbff-4980-bb0d-8c87a6cf59a5"/>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BD95F555-4D92-457D-AD57-42A12DC12ED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Mayou (CAMA)</dc:creator>
  <cp:keywords/>
  <dc:description/>
  <cp:lastModifiedBy>Theodore Flemmer (TFL)</cp:lastModifiedBy>
  <cp:revision>54</cp:revision>
  <dcterms:created xsi:type="dcterms:W3CDTF">2022-11-30T17:22:00Z</dcterms:created>
  <dcterms:modified xsi:type="dcterms:W3CDTF">2023-05-12T18:37:00Z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0x01010045EFD9A93F1A2647867CA707C156FB09</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